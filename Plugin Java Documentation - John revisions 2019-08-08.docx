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B8C3D6" w14:textId="77777777" w:rsidR="005046B3" w:rsidRPr="00047C07" w:rsidRDefault="005046B3" w:rsidP="005046B3">
      <w:pPr>
        <w:rPr>
          <w:rFonts w:ascii="Calibri" w:hAnsi="Calibri" w:cstheme="majorHAnsi"/>
        </w:rPr>
      </w:pPr>
      <w:r w:rsidRPr="00047C07">
        <w:rPr>
          <w:rFonts w:ascii="Calibri" w:hAnsi="Calibri" w:cstheme="majorHAnsi"/>
          <w:noProof/>
        </w:rPr>
        <w:drawing>
          <wp:inline distT="0" distB="0" distL="0" distR="0" wp14:anchorId="063CC2EF" wp14:editId="640EF2E9">
            <wp:extent cx="2785745" cy="541655"/>
            <wp:effectExtent l="0" t="0" r="8255" b="0"/>
            <wp:docPr id="10" name="Picture 1" descr="Description: sdsk_logo_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dsk_logo_r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5745" cy="541655"/>
                    </a:xfrm>
                    <a:prstGeom prst="rect">
                      <a:avLst/>
                    </a:prstGeom>
                    <a:noFill/>
                    <a:ln>
                      <a:noFill/>
                    </a:ln>
                  </pic:spPr>
                </pic:pic>
              </a:graphicData>
            </a:graphic>
          </wp:inline>
        </w:drawing>
      </w:r>
    </w:p>
    <w:p w14:paraId="0A3DB7DF" w14:textId="77777777" w:rsidR="005046B3" w:rsidRPr="00047C07" w:rsidRDefault="005046B3" w:rsidP="005046B3">
      <w:pPr>
        <w:rPr>
          <w:rFonts w:ascii="Calibri" w:hAnsi="Calibri" w:cstheme="majorHAnsi"/>
        </w:rPr>
      </w:pPr>
    </w:p>
    <w:p w14:paraId="7CC3924A" w14:textId="77777777" w:rsidR="005046B3" w:rsidRPr="00047C07" w:rsidRDefault="005046B3" w:rsidP="005046B3">
      <w:pPr>
        <w:rPr>
          <w:rFonts w:ascii="Calibri" w:hAnsi="Calibri" w:cstheme="majorHAnsi"/>
        </w:rPr>
      </w:pPr>
    </w:p>
    <w:p w14:paraId="75D02E7F" w14:textId="77777777" w:rsidR="005046B3" w:rsidRPr="00047C07" w:rsidRDefault="005046B3" w:rsidP="005046B3">
      <w:pPr>
        <w:rPr>
          <w:rFonts w:ascii="Calibri" w:hAnsi="Calibri" w:cstheme="majorHAnsi"/>
        </w:rPr>
      </w:pPr>
    </w:p>
    <w:p w14:paraId="4E94A3AA" w14:textId="77777777" w:rsidR="005046B3" w:rsidRPr="00047C07" w:rsidRDefault="005046B3" w:rsidP="005046B3">
      <w:pPr>
        <w:ind w:left="720"/>
        <w:jc w:val="center"/>
        <w:rPr>
          <w:rFonts w:ascii="Calibri" w:hAnsi="Calibri" w:cstheme="majorHAnsi"/>
        </w:rPr>
      </w:pPr>
    </w:p>
    <w:p w14:paraId="37578F65" w14:textId="77777777" w:rsidR="005046B3" w:rsidRPr="00047C07" w:rsidRDefault="005046B3" w:rsidP="005046B3">
      <w:pPr>
        <w:ind w:left="720"/>
        <w:jc w:val="center"/>
        <w:rPr>
          <w:rFonts w:ascii="Calibri" w:hAnsi="Calibri" w:cstheme="majorHAnsi"/>
          <w:sz w:val="48"/>
          <w:szCs w:val="48"/>
        </w:rPr>
      </w:pPr>
    </w:p>
    <w:p w14:paraId="3524D8FA" w14:textId="77777777" w:rsidR="005046B3" w:rsidRPr="00047C07" w:rsidRDefault="005046B3" w:rsidP="005046B3">
      <w:pPr>
        <w:ind w:left="720"/>
        <w:jc w:val="center"/>
        <w:rPr>
          <w:rFonts w:ascii="Calibri" w:hAnsi="Calibri" w:cstheme="majorHAnsi"/>
          <w:sz w:val="48"/>
          <w:szCs w:val="48"/>
        </w:rPr>
      </w:pPr>
    </w:p>
    <w:p w14:paraId="61A4CD01" w14:textId="77777777" w:rsidR="005046B3" w:rsidRPr="00047C07" w:rsidRDefault="005046B3" w:rsidP="005046B3">
      <w:pPr>
        <w:ind w:right="720"/>
        <w:rPr>
          <w:rFonts w:ascii="Calibri" w:hAnsi="Calibri" w:cstheme="majorHAnsi"/>
          <w:sz w:val="32"/>
          <w:szCs w:val="32"/>
        </w:rPr>
      </w:pPr>
    </w:p>
    <w:p w14:paraId="0A598592" w14:textId="77777777" w:rsidR="005046B3" w:rsidRPr="00047C07" w:rsidRDefault="005046B3" w:rsidP="005046B3">
      <w:pPr>
        <w:ind w:right="720"/>
        <w:rPr>
          <w:rFonts w:ascii="Calibri" w:hAnsi="Calibri" w:cstheme="majorHAnsi"/>
          <w:sz w:val="32"/>
          <w:szCs w:val="32"/>
        </w:rPr>
      </w:pPr>
    </w:p>
    <w:p w14:paraId="2765DC3A" w14:textId="77777777" w:rsidR="005046B3" w:rsidRPr="00047C07" w:rsidRDefault="005046B3" w:rsidP="005046B3">
      <w:pPr>
        <w:ind w:right="720"/>
        <w:jc w:val="center"/>
        <w:rPr>
          <w:rFonts w:ascii="Calibri" w:hAnsi="Calibri" w:cstheme="majorHAnsi"/>
          <w:sz w:val="32"/>
          <w:szCs w:val="32"/>
        </w:rPr>
      </w:pPr>
    </w:p>
    <w:p w14:paraId="09BE5AAA" w14:textId="123ADF14" w:rsidR="009A5B94" w:rsidRDefault="009A5B94" w:rsidP="009A5B94">
      <w:pPr>
        <w:spacing w:after="0"/>
        <w:jc w:val="center"/>
        <w:rPr>
          <w:b/>
          <w:sz w:val="44"/>
        </w:rPr>
      </w:pPr>
      <w:r w:rsidRPr="009A5B94">
        <w:rPr>
          <w:b/>
          <w:sz w:val="44"/>
        </w:rPr>
        <w:t>xPlorer RWR Java Plugin: Configuration file</w:t>
      </w:r>
    </w:p>
    <w:p w14:paraId="778CC207" w14:textId="1475EDB7" w:rsidR="00D65C9B" w:rsidRPr="00D65C9B" w:rsidRDefault="00D65C9B" w:rsidP="009A5B94">
      <w:pPr>
        <w:spacing w:after="0"/>
        <w:jc w:val="center"/>
        <w:rPr>
          <w:b/>
          <w:sz w:val="32"/>
          <w:szCs w:val="32"/>
        </w:rPr>
      </w:pPr>
      <w:r w:rsidRPr="00D65C9B">
        <w:rPr>
          <w:b/>
          <w:sz w:val="32"/>
          <w:szCs w:val="32"/>
        </w:rPr>
        <w:t>(</w:t>
      </w:r>
      <w:r w:rsidRPr="00D65C9B">
        <w:rPr>
          <w:b/>
          <w:bCs/>
          <w:sz w:val="32"/>
          <w:szCs w:val="32"/>
        </w:rPr>
        <w:t>Command Execution Worse Outliers Finder</w:t>
      </w:r>
      <w:r w:rsidRPr="00D65C9B">
        <w:rPr>
          <w:b/>
          <w:bCs/>
          <w:sz w:val="32"/>
          <w:szCs w:val="32"/>
        </w:rPr>
        <w:t>)</w:t>
      </w:r>
    </w:p>
    <w:p w14:paraId="66A8EB12" w14:textId="77777777" w:rsidR="005046B3" w:rsidRPr="00047C07" w:rsidRDefault="005046B3" w:rsidP="005046B3">
      <w:pPr>
        <w:pStyle w:val="DocRevision"/>
        <w:spacing w:before="360"/>
        <w:jc w:val="right"/>
        <w:rPr>
          <w:rFonts w:ascii="Calibri" w:hAnsi="Calibri" w:cstheme="majorHAnsi"/>
          <w:sz w:val="48"/>
          <w:szCs w:val="48"/>
        </w:rPr>
      </w:pPr>
      <w:r w:rsidRPr="00047C07">
        <w:rPr>
          <w:rFonts w:ascii="Calibri" w:hAnsi="Calibri" w:cstheme="majorHAnsi"/>
          <w:noProof/>
        </w:rPr>
        <mc:AlternateContent>
          <mc:Choice Requires="wps">
            <w:drawing>
              <wp:anchor distT="0" distB="0" distL="114300" distR="114300" simplePos="0" relativeHeight="251662336" behindDoc="0" locked="0" layoutInCell="1" allowOverlap="1" wp14:anchorId="2C89B54E" wp14:editId="39FD30F3">
                <wp:simplePos x="0" y="0"/>
                <wp:positionH relativeFrom="column">
                  <wp:posOffset>-114300</wp:posOffset>
                </wp:positionH>
                <wp:positionV relativeFrom="paragraph">
                  <wp:posOffset>19685</wp:posOffset>
                </wp:positionV>
                <wp:extent cx="6457315" cy="635"/>
                <wp:effectExtent l="0" t="0" r="0" b="0"/>
                <wp:wrapThrough wrapText="bothSides">
                  <wp:wrapPolygon edited="0">
                    <wp:start x="0" y="0"/>
                    <wp:lineTo x="0" y="21600"/>
                    <wp:lineTo x="21600" y="21600"/>
                    <wp:lineTo x="21600" y="0"/>
                  </wp:wrapPolygon>
                </wp:wrapThrough>
                <wp:docPr id="11"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31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7B46D9" id="_x0000_t32" coordsize="21600,21600" o:spt="32" o:oned="t" path="m,l21600,21600e" filled="f">
                <v:path arrowok="t" fillok="f" o:connecttype="none"/>
                <o:lock v:ext="edit" shapetype="t"/>
              </v:shapetype>
              <v:shape id="Straight Arrow Connector 6" o:spid="_x0000_s1026" type="#_x0000_t32" style="position:absolute;margin-left:-9pt;margin-top:1.55pt;width:508.4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" strokeweight="2.25pt">
                <w10:wrap type="through"/>
              </v:shape>
            </w:pict>
          </mc:Fallback>
        </mc:AlternateContent>
      </w:r>
    </w:p>
    <w:p w14:paraId="794EFE08" w14:textId="77777777" w:rsidR="005046B3" w:rsidRPr="00047C07" w:rsidRDefault="005046B3" w:rsidP="005046B3">
      <w:pPr>
        <w:ind w:left="720"/>
        <w:jc w:val="center"/>
        <w:rPr>
          <w:rFonts w:ascii="Calibri" w:hAnsi="Calibri" w:cstheme="majorHAnsi"/>
          <w:sz w:val="28"/>
          <w:szCs w:val="28"/>
        </w:rPr>
      </w:pPr>
    </w:p>
    <w:p w14:paraId="667479B5" w14:textId="77777777" w:rsidR="005046B3" w:rsidRPr="00047C07" w:rsidRDefault="005046B3" w:rsidP="006E4B30">
      <w:pPr>
        <w:rPr>
          <w:rFonts w:ascii="Calibri" w:hAnsi="Calibri" w:cstheme="majorHAnsi"/>
          <w:sz w:val="28"/>
          <w:szCs w:val="28"/>
        </w:rPr>
      </w:pPr>
    </w:p>
    <w:p w14:paraId="1D6DF7E3" w14:textId="77777777" w:rsidR="005046B3" w:rsidRPr="00047C07" w:rsidRDefault="005046B3" w:rsidP="005046B3">
      <w:pPr>
        <w:ind w:left="720"/>
        <w:jc w:val="center"/>
        <w:rPr>
          <w:rFonts w:ascii="Calibri" w:hAnsi="Calibri" w:cstheme="majorHAnsi"/>
          <w:sz w:val="28"/>
          <w:szCs w:val="28"/>
        </w:rPr>
      </w:pPr>
    </w:p>
    <w:p w14:paraId="1ECB7EDB" w14:textId="77777777" w:rsidR="005046B3" w:rsidRPr="00047C07" w:rsidRDefault="005046B3" w:rsidP="005046B3">
      <w:pPr>
        <w:rPr>
          <w:rFonts w:ascii="Calibri" w:hAnsi="Calibri" w:cstheme="majorHAnsi"/>
          <w:sz w:val="28"/>
          <w:szCs w:val="28"/>
        </w:rPr>
      </w:pPr>
    </w:p>
    <w:p w14:paraId="7FCE64A8" w14:textId="77777777" w:rsidR="005046B3" w:rsidRPr="00047C07" w:rsidRDefault="005046B3" w:rsidP="005046B3">
      <w:pPr>
        <w:rPr>
          <w:rFonts w:ascii="Calibri" w:hAnsi="Calibri" w:cstheme="maj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4"/>
        <w:gridCol w:w="3484"/>
      </w:tblGrid>
      <w:tr w:rsidR="005046B3" w:rsidRPr="005C5D26" w14:paraId="2C31E020" w14:textId="77777777" w:rsidTr="003A0ED0">
        <w:trPr>
          <w:trHeight w:val="288"/>
          <w:jc w:val="center"/>
        </w:trPr>
        <w:tc>
          <w:tcPr>
            <w:tcW w:w="1684" w:type="dxa"/>
            <w:vAlign w:val="center"/>
          </w:tcPr>
          <w:p w14:paraId="2BF87DB7" w14:textId="77777777" w:rsidR="005046B3" w:rsidRPr="00047C07" w:rsidRDefault="005046B3" w:rsidP="003A0ED0">
            <w:pPr>
              <w:pStyle w:val="NormalTableContent"/>
              <w:rPr>
                <w:rFonts w:ascii="Calibri" w:hAnsi="Calibri" w:cstheme="majorHAnsi"/>
              </w:rPr>
            </w:pPr>
            <w:r w:rsidRPr="00047C07">
              <w:rPr>
                <w:rFonts w:ascii="Calibri" w:hAnsi="Calibri" w:cstheme="majorHAnsi"/>
              </w:rPr>
              <w:t>Author(s):</w:t>
            </w:r>
          </w:p>
        </w:tc>
        <w:tc>
          <w:tcPr>
            <w:tcW w:w="3484" w:type="dxa"/>
            <w:vAlign w:val="center"/>
          </w:tcPr>
          <w:p w14:paraId="76FB928B" w14:textId="77777777" w:rsidR="005046B3" w:rsidRPr="00047C07" w:rsidRDefault="004B3218" w:rsidP="003A0ED0">
            <w:pPr>
              <w:pStyle w:val="NormalTableContent"/>
              <w:rPr>
                <w:rFonts w:ascii="Calibri" w:hAnsi="Calibri" w:cstheme="majorHAnsi"/>
              </w:rPr>
            </w:pPr>
            <w:r>
              <w:rPr>
                <w:rFonts w:ascii="Calibri" w:hAnsi="Calibri" w:cstheme="majorHAnsi"/>
              </w:rPr>
              <w:t>John Kang</w:t>
            </w:r>
          </w:p>
        </w:tc>
      </w:tr>
      <w:tr w:rsidR="005046B3" w:rsidRPr="005C5D26" w14:paraId="35E234BB" w14:textId="77777777" w:rsidTr="003A0ED0">
        <w:trPr>
          <w:trHeight w:val="288"/>
          <w:jc w:val="center"/>
        </w:trPr>
        <w:tc>
          <w:tcPr>
            <w:tcW w:w="1684" w:type="dxa"/>
            <w:vAlign w:val="center"/>
          </w:tcPr>
          <w:p w14:paraId="106FE865" w14:textId="77777777" w:rsidR="005046B3" w:rsidRPr="00047C07" w:rsidRDefault="005046B3" w:rsidP="003A0ED0">
            <w:pPr>
              <w:pStyle w:val="NormalTableContent"/>
              <w:rPr>
                <w:rFonts w:ascii="Calibri" w:hAnsi="Calibri" w:cstheme="majorHAnsi"/>
              </w:rPr>
            </w:pPr>
            <w:r w:rsidRPr="00047C07">
              <w:rPr>
                <w:rFonts w:ascii="Calibri" w:hAnsi="Calibri" w:cstheme="majorHAnsi"/>
              </w:rPr>
              <w:t>Creation Date:</w:t>
            </w:r>
          </w:p>
        </w:tc>
        <w:tc>
          <w:tcPr>
            <w:tcW w:w="3484" w:type="dxa"/>
            <w:vAlign w:val="center"/>
          </w:tcPr>
          <w:p w14:paraId="30332A15" w14:textId="77777777" w:rsidR="005046B3" w:rsidRPr="00047C07" w:rsidRDefault="00563FD9" w:rsidP="003A0ED0">
            <w:pPr>
              <w:pStyle w:val="NormalTableContent"/>
              <w:rPr>
                <w:rFonts w:ascii="Calibri" w:hAnsi="Calibri" w:cstheme="majorHAnsi"/>
              </w:rPr>
            </w:pPr>
            <w:r>
              <w:rPr>
                <w:rFonts w:ascii="Calibri" w:hAnsi="Calibri" w:cstheme="majorHAnsi"/>
              </w:rPr>
              <w:t>July 18, 2019</w:t>
            </w:r>
          </w:p>
        </w:tc>
      </w:tr>
    </w:tbl>
    <w:p w14:paraId="420DC040" w14:textId="77777777" w:rsidR="000053D2" w:rsidRPr="00047C07" w:rsidRDefault="000053D2" w:rsidP="000053D2">
      <w:pPr>
        <w:pStyle w:val="Title"/>
        <w:rPr>
          <w:rFonts w:ascii="Calibri" w:hAnsi="Calibri" w:cstheme="majorHAnsi"/>
        </w:rPr>
      </w:pPr>
      <w:bookmarkStart w:id="0" w:name="_Toc517777448"/>
      <w:r w:rsidRPr="00047C07">
        <w:rPr>
          <w:rFonts w:ascii="Calibri" w:hAnsi="Calibri" w:cstheme="majorHAnsi"/>
        </w:rPr>
        <w:lastRenderedPageBreak/>
        <w:t>Revision History</w:t>
      </w:r>
      <w:bookmarkEnd w:id="0"/>
    </w:p>
    <w:p w14:paraId="24953AAF" w14:textId="77777777" w:rsidR="000053D2" w:rsidRPr="00047C07" w:rsidRDefault="000053D2" w:rsidP="000053D2">
      <w:pPr>
        <w:rPr>
          <w:rFonts w:ascii="Calibri" w:hAnsi="Calibri" w:cstheme="majorHAnsi"/>
          <w:b/>
          <w:color w:val="4F81BD"/>
          <w:sz w:val="16"/>
          <w:szCs w:val="16"/>
        </w:rPr>
      </w:pPr>
    </w:p>
    <w:tbl>
      <w:tblPr>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1080"/>
        <w:gridCol w:w="1530"/>
        <w:gridCol w:w="5310"/>
      </w:tblGrid>
      <w:tr w:rsidR="000053D2" w:rsidRPr="005C5D26" w14:paraId="334ABF53" w14:textId="77777777" w:rsidTr="003A0ED0">
        <w:trPr>
          <w:trHeight w:val="341"/>
        </w:trPr>
        <w:tc>
          <w:tcPr>
            <w:tcW w:w="1350" w:type="dxa"/>
            <w:shd w:val="clear" w:color="auto" w:fill="DBE5F1"/>
            <w:vAlign w:val="center"/>
          </w:tcPr>
          <w:p w14:paraId="0BF9007A" w14:textId="77777777" w:rsidR="000053D2" w:rsidRPr="00047C07" w:rsidRDefault="000053D2" w:rsidP="003A0ED0">
            <w:pPr>
              <w:pStyle w:val="NoSpacing"/>
              <w:rPr>
                <w:rFonts w:ascii="Calibri" w:hAnsi="Calibri" w:cstheme="majorHAnsi"/>
                <w:b/>
              </w:rPr>
            </w:pPr>
            <w:r w:rsidRPr="00047C07">
              <w:rPr>
                <w:rFonts w:ascii="Calibri" w:hAnsi="Calibri" w:cstheme="majorHAnsi"/>
                <w:b/>
              </w:rPr>
              <w:t>Date</w:t>
            </w:r>
          </w:p>
        </w:tc>
        <w:tc>
          <w:tcPr>
            <w:tcW w:w="1080" w:type="dxa"/>
            <w:shd w:val="clear" w:color="auto" w:fill="DBE5F1"/>
            <w:vAlign w:val="center"/>
          </w:tcPr>
          <w:p w14:paraId="6A9404EF" w14:textId="77777777" w:rsidR="000053D2" w:rsidRPr="00047C07" w:rsidRDefault="000053D2" w:rsidP="003A0ED0">
            <w:pPr>
              <w:pStyle w:val="NoSpacing"/>
              <w:rPr>
                <w:rFonts w:ascii="Calibri" w:hAnsi="Calibri" w:cstheme="majorHAnsi"/>
                <w:b/>
              </w:rPr>
            </w:pPr>
            <w:r w:rsidRPr="00047C07">
              <w:rPr>
                <w:rFonts w:ascii="Calibri" w:hAnsi="Calibri" w:cstheme="majorHAnsi"/>
                <w:b/>
              </w:rPr>
              <w:t>Version</w:t>
            </w:r>
          </w:p>
        </w:tc>
        <w:tc>
          <w:tcPr>
            <w:tcW w:w="1530" w:type="dxa"/>
            <w:shd w:val="clear" w:color="auto" w:fill="DBE5F1"/>
            <w:vAlign w:val="center"/>
          </w:tcPr>
          <w:p w14:paraId="4B8E4301" w14:textId="77777777" w:rsidR="000053D2" w:rsidRPr="00047C07" w:rsidRDefault="000053D2" w:rsidP="003A0ED0">
            <w:pPr>
              <w:pStyle w:val="NoSpacing"/>
              <w:rPr>
                <w:rFonts w:ascii="Calibri" w:hAnsi="Calibri" w:cstheme="majorHAnsi"/>
                <w:b/>
              </w:rPr>
            </w:pPr>
            <w:r w:rsidRPr="00047C07">
              <w:rPr>
                <w:rFonts w:ascii="Calibri" w:hAnsi="Calibri" w:cstheme="majorHAnsi"/>
                <w:b/>
              </w:rPr>
              <w:t>By</w:t>
            </w:r>
          </w:p>
        </w:tc>
        <w:tc>
          <w:tcPr>
            <w:tcW w:w="5310" w:type="dxa"/>
            <w:shd w:val="clear" w:color="auto" w:fill="DBE5F1"/>
            <w:vAlign w:val="center"/>
          </w:tcPr>
          <w:p w14:paraId="2BAD52B5" w14:textId="77777777" w:rsidR="000053D2" w:rsidRPr="00047C07" w:rsidRDefault="000053D2" w:rsidP="003A0ED0">
            <w:pPr>
              <w:pStyle w:val="NoSpacing"/>
              <w:rPr>
                <w:rFonts w:ascii="Calibri" w:hAnsi="Calibri" w:cstheme="majorHAnsi"/>
                <w:b/>
              </w:rPr>
            </w:pPr>
            <w:r w:rsidRPr="00047C07">
              <w:rPr>
                <w:rFonts w:ascii="Calibri" w:hAnsi="Calibri" w:cstheme="majorHAnsi"/>
                <w:b/>
              </w:rPr>
              <w:t>Comment</w:t>
            </w:r>
          </w:p>
        </w:tc>
      </w:tr>
      <w:tr w:rsidR="000053D2" w:rsidRPr="005C5D26" w14:paraId="2BC1C30F" w14:textId="77777777" w:rsidTr="003A0ED0">
        <w:trPr>
          <w:trHeight w:val="251"/>
        </w:trPr>
        <w:tc>
          <w:tcPr>
            <w:tcW w:w="1350" w:type="dxa"/>
            <w:shd w:val="clear" w:color="auto" w:fill="auto"/>
          </w:tcPr>
          <w:p w14:paraId="559A9743" w14:textId="196E7B68" w:rsidR="000053D2" w:rsidRPr="00047C07" w:rsidRDefault="000053D2" w:rsidP="003A0ED0">
            <w:pPr>
              <w:pStyle w:val="NoSpacing"/>
              <w:rPr>
                <w:rFonts w:ascii="Calibri" w:hAnsi="Calibri" w:cstheme="majorHAnsi"/>
                <w:sz w:val="20"/>
                <w:szCs w:val="20"/>
              </w:rPr>
            </w:pPr>
            <w:r w:rsidRPr="00047C07">
              <w:rPr>
                <w:rFonts w:ascii="Calibri" w:hAnsi="Calibri" w:cstheme="majorHAnsi"/>
                <w:sz w:val="20"/>
                <w:szCs w:val="20"/>
              </w:rPr>
              <w:t>0</w:t>
            </w:r>
            <w:r w:rsidR="00090D49">
              <w:rPr>
                <w:rFonts w:cstheme="majorHAnsi"/>
                <w:sz w:val="20"/>
                <w:szCs w:val="20"/>
              </w:rPr>
              <w:t>7</w:t>
            </w:r>
            <w:r w:rsidRPr="00047C07">
              <w:rPr>
                <w:rFonts w:ascii="Calibri" w:hAnsi="Calibri" w:cstheme="majorHAnsi"/>
                <w:sz w:val="20"/>
                <w:szCs w:val="20"/>
              </w:rPr>
              <w:t>/1</w:t>
            </w:r>
            <w:r w:rsidR="00090D49">
              <w:rPr>
                <w:rFonts w:cstheme="majorHAnsi"/>
                <w:sz w:val="20"/>
                <w:szCs w:val="20"/>
              </w:rPr>
              <w:t>8</w:t>
            </w:r>
            <w:r w:rsidR="00090D49">
              <w:rPr>
                <w:rFonts w:ascii="Calibri" w:hAnsi="Calibri" w:cstheme="majorHAnsi"/>
                <w:sz w:val="20"/>
                <w:szCs w:val="20"/>
              </w:rPr>
              <w:t>/2019</w:t>
            </w:r>
          </w:p>
        </w:tc>
        <w:tc>
          <w:tcPr>
            <w:tcW w:w="1080" w:type="dxa"/>
            <w:shd w:val="clear" w:color="auto" w:fill="auto"/>
          </w:tcPr>
          <w:p w14:paraId="26A9C374" w14:textId="3CB4BB2A" w:rsidR="000053D2" w:rsidRPr="00047C07" w:rsidRDefault="001A0308" w:rsidP="003A0ED0">
            <w:pPr>
              <w:pStyle w:val="NoSpacing"/>
              <w:rPr>
                <w:rFonts w:ascii="Calibri" w:hAnsi="Calibri" w:cstheme="majorHAnsi"/>
                <w:sz w:val="20"/>
                <w:szCs w:val="20"/>
              </w:rPr>
            </w:pPr>
            <w:r>
              <w:rPr>
                <w:rFonts w:ascii="Calibri" w:hAnsi="Calibri" w:cstheme="majorHAnsi"/>
                <w:sz w:val="20"/>
                <w:szCs w:val="20"/>
              </w:rPr>
              <w:t>1.0</w:t>
            </w:r>
          </w:p>
        </w:tc>
        <w:tc>
          <w:tcPr>
            <w:tcW w:w="1530" w:type="dxa"/>
            <w:shd w:val="clear" w:color="auto" w:fill="auto"/>
          </w:tcPr>
          <w:p w14:paraId="59BBF203" w14:textId="47659677" w:rsidR="000053D2" w:rsidRPr="00047C07" w:rsidRDefault="00090D49" w:rsidP="003A0ED0">
            <w:pPr>
              <w:pStyle w:val="NoSpacing"/>
              <w:rPr>
                <w:rFonts w:ascii="Calibri" w:hAnsi="Calibri" w:cstheme="majorHAnsi"/>
                <w:sz w:val="20"/>
                <w:szCs w:val="20"/>
              </w:rPr>
            </w:pPr>
            <w:r>
              <w:rPr>
                <w:rFonts w:ascii="Calibri" w:hAnsi="Calibri" w:cstheme="majorHAnsi"/>
                <w:sz w:val="20"/>
                <w:szCs w:val="20"/>
              </w:rPr>
              <w:t>John</w:t>
            </w:r>
            <w:r w:rsidR="000053D2" w:rsidRPr="005C5D26">
              <w:rPr>
                <w:rFonts w:cstheme="majorHAnsi"/>
                <w:sz w:val="20"/>
                <w:szCs w:val="20"/>
              </w:rPr>
              <w:t xml:space="preserve"> </w:t>
            </w:r>
            <w:r>
              <w:rPr>
                <w:rFonts w:cstheme="majorHAnsi"/>
                <w:sz w:val="20"/>
                <w:szCs w:val="20"/>
              </w:rPr>
              <w:t>K</w:t>
            </w:r>
            <w:r w:rsidR="000053D2" w:rsidRPr="005C5D26">
              <w:rPr>
                <w:rFonts w:cstheme="majorHAnsi"/>
                <w:sz w:val="20"/>
                <w:szCs w:val="20"/>
              </w:rPr>
              <w:t>ang</w:t>
            </w:r>
          </w:p>
        </w:tc>
        <w:tc>
          <w:tcPr>
            <w:tcW w:w="5310" w:type="dxa"/>
            <w:shd w:val="clear" w:color="auto" w:fill="auto"/>
          </w:tcPr>
          <w:p w14:paraId="1A4031C3" w14:textId="77777777" w:rsidR="000053D2" w:rsidRPr="00047C07" w:rsidRDefault="000053D2" w:rsidP="003A0ED0">
            <w:pPr>
              <w:pStyle w:val="NoSpacing"/>
              <w:rPr>
                <w:rFonts w:ascii="Calibri" w:hAnsi="Calibri" w:cstheme="majorHAnsi"/>
                <w:sz w:val="20"/>
                <w:szCs w:val="20"/>
              </w:rPr>
            </w:pPr>
            <w:r w:rsidRPr="00047C07">
              <w:rPr>
                <w:rFonts w:ascii="Calibri" w:hAnsi="Calibri" w:cstheme="majorHAnsi"/>
                <w:sz w:val="20"/>
                <w:szCs w:val="20"/>
              </w:rPr>
              <w:t>Initial Draft.</w:t>
            </w:r>
          </w:p>
        </w:tc>
      </w:tr>
      <w:tr w:rsidR="000053D2" w:rsidRPr="005C5D26" w14:paraId="6DC7FAD4" w14:textId="77777777" w:rsidTr="003A0ED0">
        <w:tc>
          <w:tcPr>
            <w:tcW w:w="1350" w:type="dxa"/>
            <w:shd w:val="clear" w:color="auto" w:fill="auto"/>
          </w:tcPr>
          <w:p w14:paraId="4364D949" w14:textId="153DBD05" w:rsidR="000053D2" w:rsidRPr="00047C07" w:rsidRDefault="001A0308" w:rsidP="003A0ED0">
            <w:pPr>
              <w:pStyle w:val="NoSpacing"/>
              <w:rPr>
                <w:rFonts w:ascii="Calibri" w:hAnsi="Calibri" w:cstheme="majorHAnsi"/>
                <w:sz w:val="20"/>
                <w:szCs w:val="20"/>
              </w:rPr>
            </w:pPr>
            <w:r>
              <w:rPr>
                <w:rFonts w:ascii="Calibri" w:hAnsi="Calibri" w:cstheme="majorHAnsi"/>
                <w:sz w:val="20"/>
                <w:szCs w:val="20"/>
              </w:rPr>
              <w:t>08/08/2019</w:t>
            </w:r>
          </w:p>
        </w:tc>
        <w:tc>
          <w:tcPr>
            <w:tcW w:w="1080" w:type="dxa"/>
            <w:shd w:val="clear" w:color="auto" w:fill="auto"/>
          </w:tcPr>
          <w:p w14:paraId="0EF0A043" w14:textId="3B126C06" w:rsidR="000053D2" w:rsidRPr="00047C07" w:rsidRDefault="001A0308" w:rsidP="003A0ED0">
            <w:pPr>
              <w:pStyle w:val="NoSpacing"/>
              <w:rPr>
                <w:rFonts w:ascii="Calibri" w:hAnsi="Calibri" w:cstheme="majorHAnsi"/>
                <w:sz w:val="20"/>
                <w:szCs w:val="20"/>
              </w:rPr>
            </w:pPr>
            <w:r>
              <w:rPr>
                <w:rFonts w:ascii="Calibri" w:hAnsi="Calibri" w:cstheme="majorHAnsi"/>
                <w:sz w:val="20"/>
                <w:szCs w:val="20"/>
              </w:rPr>
              <w:t>1.1</w:t>
            </w:r>
          </w:p>
        </w:tc>
        <w:tc>
          <w:tcPr>
            <w:tcW w:w="1530" w:type="dxa"/>
            <w:shd w:val="clear" w:color="auto" w:fill="auto"/>
          </w:tcPr>
          <w:p w14:paraId="4040DC8B" w14:textId="1AA64F6E" w:rsidR="000053D2" w:rsidRPr="00047C07" w:rsidRDefault="001A0308" w:rsidP="003A0ED0">
            <w:pPr>
              <w:pStyle w:val="NoSpacing"/>
              <w:rPr>
                <w:rFonts w:ascii="Calibri" w:hAnsi="Calibri" w:cstheme="majorHAnsi"/>
                <w:sz w:val="20"/>
                <w:szCs w:val="20"/>
              </w:rPr>
            </w:pPr>
            <w:r>
              <w:rPr>
                <w:rFonts w:ascii="Calibri" w:hAnsi="Calibri" w:cstheme="majorHAnsi"/>
                <w:sz w:val="20"/>
                <w:szCs w:val="20"/>
              </w:rPr>
              <w:t>John Kang</w:t>
            </w:r>
          </w:p>
        </w:tc>
        <w:tc>
          <w:tcPr>
            <w:tcW w:w="5310" w:type="dxa"/>
            <w:shd w:val="clear" w:color="auto" w:fill="auto"/>
          </w:tcPr>
          <w:p w14:paraId="13598ECD" w14:textId="771992A9" w:rsidR="000053D2" w:rsidRPr="00047C07" w:rsidRDefault="001A0308" w:rsidP="003A0ED0">
            <w:pPr>
              <w:pStyle w:val="NoSpacing"/>
              <w:rPr>
                <w:rFonts w:ascii="Calibri" w:hAnsi="Calibri" w:cstheme="majorHAnsi"/>
                <w:sz w:val="20"/>
                <w:szCs w:val="20"/>
              </w:rPr>
            </w:pPr>
            <w:r>
              <w:rPr>
                <w:rFonts w:ascii="Calibri" w:hAnsi="Calibri" w:cstheme="majorHAnsi"/>
                <w:sz w:val="20"/>
                <w:szCs w:val="20"/>
              </w:rPr>
              <w:t>Making Nicer</w:t>
            </w:r>
          </w:p>
        </w:tc>
      </w:tr>
      <w:tr w:rsidR="000053D2" w:rsidRPr="005C5D26" w14:paraId="0C7D72CF" w14:textId="77777777" w:rsidTr="003A0ED0">
        <w:tc>
          <w:tcPr>
            <w:tcW w:w="1350" w:type="dxa"/>
            <w:shd w:val="clear" w:color="auto" w:fill="auto"/>
          </w:tcPr>
          <w:p w14:paraId="2BEE853D" w14:textId="77777777" w:rsidR="000053D2" w:rsidRPr="005C5D26" w:rsidRDefault="000053D2" w:rsidP="003A0ED0">
            <w:pPr>
              <w:pStyle w:val="NoSpacing"/>
              <w:rPr>
                <w:rFonts w:cstheme="majorHAnsi"/>
                <w:sz w:val="20"/>
                <w:szCs w:val="20"/>
              </w:rPr>
            </w:pPr>
          </w:p>
        </w:tc>
        <w:tc>
          <w:tcPr>
            <w:tcW w:w="1080" w:type="dxa"/>
            <w:shd w:val="clear" w:color="auto" w:fill="auto"/>
          </w:tcPr>
          <w:p w14:paraId="787A3020" w14:textId="77777777" w:rsidR="000053D2" w:rsidRPr="005C5D26" w:rsidRDefault="000053D2" w:rsidP="003A0ED0">
            <w:pPr>
              <w:pStyle w:val="NoSpacing"/>
              <w:rPr>
                <w:rFonts w:cstheme="majorHAnsi"/>
                <w:sz w:val="20"/>
                <w:szCs w:val="20"/>
              </w:rPr>
            </w:pPr>
          </w:p>
        </w:tc>
        <w:tc>
          <w:tcPr>
            <w:tcW w:w="1530" w:type="dxa"/>
            <w:shd w:val="clear" w:color="auto" w:fill="auto"/>
          </w:tcPr>
          <w:p w14:paraId="029539F5" w14:textId="77777777" w:rsidR="000053D2" w:rsidRPr="005C5D26" w:rsidRDefault="000053D2" w:rsidP="003A0ED0">
            <w:pPr>
              <w:pStyle w:val="NoSpacing"/>
              <w:rPr>
                <w:rFonts w:cstheme="majorHAnsi"/>
                <w:sz w:val="20"/>
                <w:szCs w:val="20"/>
              </w:rPr>
            </w:pPr>
          </w:p>
        </w:tc>
        <w:tc>
          <w:tcPr>
            <w:tcW w:w="5310" w:type="dxa"/>
            <w:shd w:val="clear" w:color="auto" w:fill="auto"/>
          </w:tcPr>
          <w:p w14:paraId="31DD2912" w14:textId="77777777" w:rsidR="000053D2" w:rsidRPr="005C5D26" w:rsidRDefault="000053D2" w:rsidP="003A0ED0">
            <w:pPr>
              <w:pStyle w:val="NoSpacing"/>
              <w:rPr>
                <w:rFonts w:cstheme="majorHAnsi"/>
                <w:sz w:val="20"/>
                <w:szCs w:val="20"/>
              </w:rPr>
            </w:pPr>
          </w:p>
        </w:tc>
      </w:tr>
      <w:tr w:rsidR="000053D2" w:rsidRPr="005C5D26" w14:paraId="102E250E" w14:textId="77777777" w:rsidTr="003A0ED0">
        <w:tc>
          <w:tcPr>
            <w:tcW w:w="1350" w:type="dxa"/>
            <w:shd w:val="clear" w:color="auto" w:fill="auto"/>
          </w:tcPr>
          <w:p w14:paraId="43AA1C75" w14:textId="77777777" w:rsidR="000053D2" w:rsidRPr="005C5D26" w:rsidRDefault="000053D2" w:rsidP="003A0ED0">
            <w:pPr>
              <w:pStyle w:val="NoSpacing"/>
              <w:rPr>
                <w:rFonts w:cstheme="majorHAnsi"/>
                <w:sz w:val="20"/>
                <w:szCs w:val="20"/>
              </w:rPr>
            </w:pPr>
          </w:p>
        </w:tc>
        <w:tc>
          <w:tcPr>
            <w:tcW w:w="1080" w:type="dxa"/>
            <w:shd w:val="clear" w:color="auto" w:fill="auto"/>
          </w:tcPr>
          <w:p w14:paraId="70128340" w14:textId="77777777" w:rsidR="000053D2" w:rsidRPr="005C5D26" w:rsidRDefault="000053D2" w:rsidP="003A0ED0">
            <w:pPr>
              <w:pStyle w:val="NoSpacing"/>
              <w:rPr>
                <w:rFonts w:cstheme="majorHAnsi"/>
                <w:sz w:val="20"/>
                <w:szCs w:val="20"/>
              </w:rPr>
            </w:pPr>
          </w:p>
        </w:tc>
        <w:tc>
          <w:tcPr>
            <w:tcW w:w="1530" w:type="dxa"/>
            <w:shd w:val="clear" w:color="auto" w:fill="auto"/>
          </w:tcPr>
          <w:p w14:paraId="11422AC9" w14:textId="77777777" w:rsidR="000053D2" w:rsidRPr="005C5D26" w:rsidRDefault="000053D2" w:rsidP="003A0ED0">
            <w:pPr>
              <w:pStyle w:val="NoSpacing"/>
              <w:rPr>
                <w:rFonts w:cstheme="majorHAnsi"/>
                <w:sz w:val="20"/>
                <w:szCs w:val="20"/>
              </w:rPr>
            </w:pPr>
          </w:p>
        </w:tc>
        <w:tc>
          <w:tcPr>
            <w:tcW w:w="5310" w:type="dxa"/>
            <w:shd w:val="clear" w:color="auto" w:fill="auto"/>
          </w:tcPr>
          <w:p w14:paraId="3270104D" w14:textId="77777777" w:rsidR="000053D2" w:rsidRPr="005C5D26" w:rsidRDefault="000053D2" w:rsidP="003A0ED0">
            <w:pPr>
              <w:pStyle w:val="NoSpacing"/>
              <w:rPr>
                <w:rFonts w:cstheme="majorHAnsi"/>
                <w:sz w:val="20"/>
                <w:szCs w:val="20"/>
              </w:rPr>
            </w:pPr>
          </w:p>
        </w:tc>
      </w:tr>
      <w:tr w:rsidR="00522937" w:rsidRPr="005C5D26" w14:paraId="16DD4701" w14:textId="77777777" w:rsidTr="003A0ED0">
        <w:tc>
          <w:tcPr>
            <w:tcW w:w="1350" w:type="dxa"/>
            <w:shd w:val="clear" w:color="auto" w:fill="auto"/>
          </w:tcPr>
          <w:p w14:paraId="55503DB6" w14:textId="77777777" w:rsidR="00522937" w:rsidRPr="005C5D26" w:rsidRDefault="00522937" w:rsidP="003A0ED0">
            <w:pPr>
              <w:pStyle w:val="NoSpacing"/>
              <w:rPr>
                <w:rFonts w:cstheme="majorHAnsi"/>
                <w:sz w:val="20"/>
                <w:szCs w:val="20"/>
              </w:rPr>
            </w:pPr>
          </w:p>
        </w:tc>
        <w:tc>
          <w:tcPr>
            <w:tcW w:w="1080" w:type="dxa"/>
            <w:shd w:val="clear" w:color="auto" w:fill="auto"/>
          </w:tcPr>
          <w:p w14:paraId="025C4EBB" w14:textId="77777777" w:rsidR="00522937" w:rsidRPr="005C5D26" w:rsidRDefault="00522937" w:rsidP="003A0ED0">
            <w:pPr>
              <w:pStyle w:val="NoSpacing"/>
              <w:rPr>
                <w:rFonts w:cstheme="majorHAnsi"/>
                <w:sz w:val="20"/>
                <w:szCs w:val="20"/>
              </w:rPr>
            </w:pPr>
          </w:p>
        </w:tc>
        <w:tc>
          <w:tcPr>
            <w:tcW w:w="1530" w:type="dxa"/>
            <w:shd w:val="clear" w:color="auto" w:fill="auto"/>
          </w:tcPr>
          <w:p w14:paraId="2A4506B8" w14:textId="77777777" w:rsidR="00522937" w:rsidRPr="005C5D26" w:rsidRDefault="00522937" w:rsidP="003A0ED0">
            <w:pPr>
              <w:pStyle w:val="NoSpacing"/>
              <w:rPr>
                <w:rFonts w:cstheme="majorHAnsi"/>
                <w:sz w:val="20"/>
                <w:szCs w:val="20"/>
              </w:rPr>
            </w:pPr>
          </w:p>
        </w:tc>
        <w:tc>
          <w:tcPr>
            <w:tcW w:w="5310" w:type="dxa"/>
            <w:shd w:val="clear" w:color="auto" w:fill="auto"/>
          </w:tcPr>
          <w:p w14:paraId="351F8FD2" w14:textId="77777777" w:rsidR="00522937" w:rsidRPr="005C5D26" w:rsidRDefault="00522937" w:rsidP="003A0ED0">
            <w:pPr>
              <w:pStyle w:val="NoSpacing"/>
              <w:rPr>
                <w:rFonts w:cstheme="majorHAnsi"/>
                <w:sz w:val="20"/>
                <w:szCs w:val="20"/>
              </w:rPr>
            </w:pPr>
          </w:p>
        </w:tc>
      </w:tr>
    </w:tbl>
    <w:p w14:paraId="41F9B16D" w14:textId="77777777" w:rsidR="000053D2" w:rsidRDefault="000053D2" w:rsidP="000053D2"/>
    <w:bookmarkStart w:id="1" w:name="_MON_1624975112"/>
    <w:bookmarkEnd w:id="1"/>
    <w:p w14:paraId="441F0DDD" w14:textId="6AD43560" w:rsidR="001F172C" w:rsidRDefault="000C62E9" w:rsidP="000053D2">
      <w:r>
        <w:object w:dxaOrig="9360" w:dyaOrig="2679" w14:anchorId="414BBC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34.4pt" o:ole="">
            <v:imagedata r:id="rId9" o:title=""/>
          </v:shape>
          <o:OLEObject Type="Embed" ProgID="Word.Document.12" ShapeID="_x0000_i1025" DrawAspect="Content" ObjectID="_1626784820" r:id="rId10">
            <o:FieldCodes>\s</o:FieldCodes>
          </o:OLEObject>
        </w:object>
      </w:r>
    </w:p>
    <w:p w14:paraId="7663B937" w14:textId="77777777" w:rsidR="001F172C" w:rsidRDefault="001F172C" w:rsidP="000053D2"/>
    <w:p w14:paraId="6AC55C54" w14:textId="77777777" w:rsidR="000053D2" w:rsidRDefault="000053D2" w:rsidP="000053D2"/>
    <w:p w14:paraId="3073EB57" w14:textId="77777777" w:rsidR="000053D2" w:rsidRDefault="000053D2" w:rsidP="000053D2"/>
    <w:p w14:paraId="6A1846F0" w14:textId="77777777" w:rsidR="000053D2" w:rsidRDefault="000053D2" w:rsidP="000053D2"/>
    <w:p w14:paraId="40665954" w14:textId="77777777" w:rsidR="000053D2" w:rsidRDefault="000053D2" w:rsidP="000053D2"/>
    <w:p w14:paraId="317DB3D3" w14:textId="77777777" w:rsidR="000053D2" w:rsidRDefault="000053D2" w:rsidP="000053D2"/>
    <w:p w14:paraId="3E6863FE" w14:textId="77777777" w:rsidR="000053D2" w:rsidRDefault="000053D2" w:rsidP="000053D2"/>
    <w:p w14:paraId="45D0E5E8" w14:textId="77777777" w:rsidR="000053D2" w:rsidRDefault="000053D2" w:rsidP="000053D2"/>
    <w:p w14:paraId="7A10DEED" w14:textId="77777777" w:rsidR="000053D2" w:rsidRDefault="000053D2" w:rsidP="000053D2"/>
    <w:p w14:paraId="74452EA5" w14:textId="77777777" w:rsidR="000053D2" w:rsidRDefault="000053D2" w:rsidP="000053D2"/>
    <w:p w14:paraId="1D1B5639" w14:textId="77777777" w:rsidR="000053D2" w:rsidRDefault="000053D2" w:rsidP="000053D2"/>
    <w:p w14:paraId="3CC779EF" w14:textId="77777777" w:rsidR="000053D2" w:rsidRDefault="000053D2" w:rsidP="000053D2"/>
    <w:p w14:paraId="4B9DACA0" w14:textId="1233F116" w:rsidR="000053D2" w:rsidRDefault="000053D2" w:rsidP="000053D2"/>
    <w:p w14:paraId="6DB4A711" w14:textId="2583E23E" w:rsidR="003C313E" w:rsidRDefault="003C313E" w:rsidP="000053D2"/>
    <w:p w14:paraId="3222EC07" w14:textId="0BFE67AB" w:rsidR="003C313E" w:rsidRPr="000053D2" w:rsidRDefault="003C313E" w:rsidP="000053D2"/>
    <w:p w14:paraId="7AF4580E" w14:textId="77777777" w:rsidR="001F172C" w:rsidRPr="005C5D26" w:rsidRDefault="001F172C" w:rsidP="001F172C">
      <w:pPr>
        <w:pStyle w:val="TOC1"/>
        <w:tabs>
          <w:tab w:val="right" w:leader="dot" w:pos="9350"/>
        </w:tabs>
        <w:rPr>
          <w:rFonts w:ascii="Calibri" w:eastAsiaTheme="minorEastAsia" w:hAnsi="Calibri" w:cstheme="minorBidi"/>
          <w:noProof/>
          <w:sz w:val="22"/>
          <w:szCs w:val="22"/>
        </w:rPr>
      </w:pPr>
      <w:r w:rsidRPr="005C5D26">
        <w:rPr>
          <w:rFonts w:ascii="Calibri" w:hAnsi="Calibri" w:cstheme="majorHAnsi"/>
          <w:noProof/>
        </w:rPr>
        <w:lastRenderedPageBreak/>
        <w:t>Revision History</w:t>
      </w:r>
      <w:r w:rsidRPr="005C5D26">
        <w:rPr>
          <w:rFonts w:ascii="Calibri" w:hAnsi="Calibri"/>
          <w:noProof/>
        </w:rPr>
        <w:tab/>
      </w:r>
      <w:r w:rsidR="00E834BA">
        <w:rPr>
          <w:rFonts w:ascii="Calibri" w:hAnsi="Calibri"/>
          <w:noProof/>
        </w:rPr>
        <w:t>2</w:t>
      </w:r>
    </w:p>
    <w:p w14:paraId="3C823AA6" w14:textId="77777777" w:rsidR="00660ED1" w:rsidRDefault="001F172C" w:rsidP="001F172C">
      <w:pPr>
        <w:pStyle w:val="TOC1"/>
        <w:tabs>
          <w:tab w:val="right" w:leader="dot" w:pos="9350"/>
        </w:tabs>
        <w:rPr>
          <w:rFonts w:ascii="Calibri" w:hAnsi="Calibri"/>
          <w:noProof/>
        </w:rPr>
      </w:pPr>
      <w:r w:rsidRPr="005C5D26">
        <w:rPr>
          <w:rFonts w:ascii="Calibri" w:hAnsi="Calibri" w:cstheme="majorHAnsi"/>
          <w:noProof/>
        </w:rPr>
        <w:t>Reference</w:t>
      </w:r>
      <w:r w:rsidRPr="005C5D26">
        <w:rPr>
          <w:rFonts w:ascii="Calibri" w:hAnsi="Calibri"/>
          <w:noProof/>
        </w:rPr>
        <w:tab/>
      </w:r>
      <w:r w:rsidR="00E834BA">
        <w:rPr>
          <w:rFonts w:ascii="Calibri" w:hAnsi="Calibri"/>
          <w:noProof/>
        </w:rPr>
        <w:t>2</w:t>
      </w:r>
    </w:p>
    <w:p w14:paraId="0CA98CE2" w14:textId="2E1559AD" w:rsidR="00660ED1" w:rsidRPr="00660ED1" w:rsidRDefault="00660ED1" w:rsidP="00660ED1">
      <w:pPr>
        <w:pStyle w:val="TOC1"/>
        <w:tabs>
          <w:tab w:val="right" w:leader="dot" w:pos="9350"/>
        </w:tabs>
        <w:rPr>
          <w:rFonts w:ascii="Calibri" w:hAnsi="Calibri"/>
          <w:noProof/>
        </w:rPr>
      </w:pPr>
      <w:r>
        <w:rPr>
          <w:rFonts w:ascii="Calibri" w:hAnsi="Calibri" w:cstheme="majorHAnsi"/>
          <w:noProof/>
        </w:rPr>
        <w:t>Table of Content</w:t>
      </w:r>
      <w:r w:rsidRPr="005C5D26">
        <w:rPr>
          <w:rFonts w:ascii="Calibri" w:hAnsi="Calibri"/>
          <w:noProof/>
        </w:rPr>
        <w:tab/>
      </w:r>
      <w:r>
        <w:rPr>
          <w:rFonts w:ascii="Calibri" w:hAnsi="Calibri"/>
          <w:noProof/>
        </w:rPr>
        <w:t>3</w:t>
      </w:r>
    </w:p>
    <w:p w14:paraId="40AE5D26" w14:textId="4243C24F" w:rsidR="001F172C" w:rsidRPr="005C5D26" w:rsidRDefault="001F172C" w:rsidP="001F172C">
      <w:pPr>
        <w:pStyle w:val="TOC1"/>
        <w:tabs>
          <w:tab w:val="right" w:leader="dot" w:pos="9350"/>
        </w:tabs>
        <w:rPr>
          <w:rFonts w:ascii="Calibri" w:eastAsiaTheme="minorEastAsia" w:hAnsi="Calibri" w:cstheme="minorBidi"/>
          <w:noProof/>
          <w:sz w:val="22"/>
          <w:szCs w:val="22"/>
        </w:rPr>
      </w:pPr>
      <w:r w:rsidRPr="005C5D26">
        <w:rPr>
          <w:rFonts w:ascii="Calibri" w:hAnsi="Calibri" w:cstheme="majorHAnsi"/>
          <w:noProof/>
        </w:rPr>
        <w:t>List of Figures</w:t>
      </w:r>
      <w:r w:rsidRPr="005C5D26">
        <w:rPr>
          <w:rFonts w:ascii="Calibri" w:hAnsi="Calibri"/>
          <w:noProof/>
        </w:rPr>
        <w:tab/>
      </w:r>
      <w:r w:rsidR="00E834BA">
        <w:rPr>
          <w:rFonts w:ascii="Calibri" w:hAnsi="Calibri"/>
          <w:noProof/>
        </w:rPr>
        <w:t>4</w:t>
      </w:r>
    </w:p>
    <w:p w14:paraId="7C385910" w14:textId="77777777" w:rsidR="001F172C" w:rsidRPr="005C5D26" w:rsidRDefault="001F172C" w:rsidP="001F172C">
      <w:pPr>
        <w:pStyle w:val="TOC1"/>
        <w:tabs>
          <w:tab w:val="right" w:leader="dot" w:pos="9350"/>
        </w:tabs>
        <w:rPr>
          <w:rFonts w:ascii="Calibri" w:eastAsiaTheme="minorEastAsia" w:hAnsi="Calibri" w:cstheme="minorBidi"/>
          <w:noProof/>
          <w:sz w:val="22"/>
          <w:szCs w:val="22"/>
        </w:rPr>
      </w:pPr>
      <w:r w:rsidRPr="005C5D26">
        <w:rPr>
          <w:rFonts w:ascii="Calibri" w:hAnsi="Calibri" w:cstheme="majorHAnsi"/>
          <w:noProof/>
        </w:rPr>
        <w:t>List of Tables</w:t>
      </w:r>
      <w:r w:rsidRPr="005C5D26">
        <w:rPr>
          <w:rFonts w:ascii="Calibri" w:hAnsi="Calibri"/>
          <w:noProof/>
        </w:rPr>
        <w:tab/>
      </w:r>
      <w:r w:rsidR="003D3A33">
        <w:rPr>
          <w:rFonts w:ascii="Calibri" w:hAnsi="Calibri"/>
          <w:noProof/>
        </w:rPr>
        <w:t>4</w:t>
      </w:r>
    </w:p>
    <w:p w14:paraId="18BDA7FC" w14:textId="77777777" w:rsidR="001F172C" w:rsidRPr="005C5D26" w:rsidRDefault="001F172C" w:rsidP="001F172C">
      <w:pPr>
        <w:pStyle w:val="TOC1"/>
        <w:tabs>
          <w:tab w:val="right" w:leader="dot" w:pos="9350"/>
        </w:tabs>
        <w:rPr>
          <w:rFonts w:ascii="Calibri" w:eastAsiaTheme="minorEastAsia" w:hAnsi="Calibri" w:cstheme="minorBidi"/>
          <w:noProof/>
          <w:sz w:val="22"/>
          <w:szCs w:val="22"/>
        </w:rPr>
      </w:pPr>
      <w:r w:rsidRPr="005C5D26">
        <w:rPr>
          <w:rFonts w:ascii="Calibri" w:hAnsi="Calibri" w:cstheme="majorHAnsi"/>
          <w:noProof/>
        </w:rPr>
        <w:t>Reference Documents</w:t>
      </w:r>
      <w:r w:rsidRPr="005C5D26">
        <w:rPr>
          <w:rFonts w:ascii="Calibri" w:hAnsi="Calibri"/>
          <w:noProof/>
        </w:rPr>
        <w:tab/>
      </w:r>
      <w:r w:rsidR="00411CAC">
        <w:rPr>
          <w:rFonts w:ascii="Calibri" w:hAnsi="Calibri"/>
          <w:noProof/>
        </w:rPr>
        <w:t>4</w:t>
      </w:r>
    </w:p>
    <w:p w14:paraId="3EE23B0D" w14:textId="77777777" w:rsidR="001F172C" w:rsidRPr="005C5D26" w:rsidRDefault="001F172C" w:rsidP="001F172C">
      <w:pPr>
        <w:pStyle w:val="TOC1"/>
        <w:tabs>
          <w:tab w:val="right" w:leader="dot" w:pos="9350"/>
        </w:tabs>
        <w:rPr>
          <w:rFonts w:ascii="Calibri" w:eastAsiaTheme="minorEastAsia" w:hAnsi="Calibri" w:cstheme="minorBidi"/>
          <w:noProof/>
          <w:sz w:val="22"/>
          <w:szCs w:val="22"/>
        </w:rPr>
      </w:pPr>
      <w:r w:rsidRPr="005C5D26">
        <w:rPr>
          <w:rFonts w:ascii="Calibri" w:hAnsi="Calibri" w:cstheme="majorHAnsi"/>
          <w:noProof/>
        </w:rPr>
        <w:t>List of Acronyms</w:t>
      </w:r>
      <w:r w:rsidRPr="005C5D26">
        <w:rPr>
          <w:rFonts w:ascii="Calibri" w:hAnsi="Calibri"/>
          <w:noProof/>
        </w:rPr>
        <w:tab/>
      </w:r>
      <w:r w:rsidR="0035501E">
        <w:rPr>
          <w:rFonts w:ascii="Calibri" w:hAnsi="Calibri"/>
          <w:noProof/>
        </w:rPr>
        <w:t>5</w:t>
      </w:r>
    </w:p>
    <w:p w14:paraId="080026A9" w14:textId="77777777" w:rsidR="001F172C" w:rsidRPr="005C5D26" w:rsidRDefault="001F172C" w:rsidP="001F172C">
      <w:pPr>
        <w:pStyle w:val="TOC1"/>
        <w:tabs>
          <w:tab w:val="left" w:pos="360"/>
          <w:tab w:val="right" w:leader="dot" w:pos="9350"/>
        </w:tabs>
        <w:rPr>
          <w:rFonts w:ascii="Calibri" w:eastAsiaTheme="minorEastAsia" w:hAnsi="Calibri" w:cstheme="minorBidi"/>
          <w:noProof/>
          <w:sz w:val="22"/>
          <w:szCs w:val="22"/>
        </w:rPr>
      </w:pPr>
      <w:r w:rsidRPr="005C5D26">
        <w:rPr>
          <w:rFonts w:ascii="Calibri" w:hAnsi="Calibri" w:cstheme="majorHAnsi"/>
          <w:noProof/>
        </w:rPr>
        <w:t>1</w:t>
      </w:r>
      <w:r w:rsidRPr="005C5D26">
        <w:rPr>
          <w:rFonts w:ascii="Calibri" w:eastAsiaTheme="minorEastAsia" w:hAnsi="Calibri" w:cstheme="minorBidi"/>
          <w:noProof/>
          <w:sz w:val="22"/>
          <w:szCs w:val="22"/>
        </w:rPr>
        <w:tab/>
      </w:r>
      <w:r w:rsidRPr="005C5D26">
        <w:rPr>
          <w:rFonts w:ascii="Calibri" w:hAnsi="Calibri" w:cstheme="majorHAnsi"/>
          <w:noProof/>
        </w:rPr>
        <w:t>Overview</w:t>
      </w:r>
      <w:r w:rsidRPr="005C5D26">
        <w:rPr>
          <w:rFonts w:ascii="Calibri" w:hAnsi="Calibri"/>
          <w:noProof/>
        </w:rPr>
        <w:tab/>
      </w:r>
      <w:r w:rsidR="003A0ED0">
        <w:rPr>
          <w:rFonts w:ascii="Calibri" w:hAnsi="Calibri"/>
          <w:noProof/>
        </w:rPr>
        <w:t>6</w:t>
      </w:r>
    </w:p>
    <w:p w14:paraId="08D7D912" w14:textId="40A0A6A8" w:rsidR="001F172C" w:rsidRPr="005C5D26" w:rsidRDefault="001F172C" w:rsidP="001F172C">
      <w:pPr>
        <w:pStyle w:val="TOC1"/>
        <w:tabs>
          <w:tab w:val="left" w:pos="360"/>
          <w:tab w:val="right" w:leader="dot" w:pos="9350"/>
        </w:tabs>
        <w:rPr>
          <w:rFonts w:ascii="Calibri" w:eastAsiaTheme="minorEastAsia" w:hAnsi="Calibri" w:cstheme="minorBidi"/>
          <w:noProof/>
          <w:sz w:val="22"/>
          <w:szCs w:val="22"/>
        </w:rPr>
      </w:pPr>
      <w:r w:rsidRPr="005C5D26">
        <w:rPr>
          <w:rFonts w:ascii="Calibri" w:hAnsi="Calibri" w:cstheme="majorHAnsi"/>
          <w:noProof/>
        </w:rPr>
        <w:t>2</w:t>
      </w:r>
      <w:r w:rsidRPr="005C5D26">
        <w:rPr>
          <w:rFonts w:ascii="Calibri" w:eastAsiaTheme="minorEastAsia" w:hAnsi="Calibri" w:cstheme="minorBidi"/>
          <w:noProof/>
          <w:sz w:val="22"/>
          <w:szCs w:val="22"/>
        </w:rPr>
        <w:tab/>
      </w:r>
      <w:r w:rsidR="0080123A">
        <w:rPr>
          <w:rFonts w:ascii="Calibri" w:hAnsi="Calibri" w:cstheme="majorHAnsi"/>
          <w:noProof/>
        </w:rPr>
        <w:t>Metholody</w:t>
      </w:r>
      <w:r w:rsidRPr="005C5D26">
        <w:rPr>
          <w:rFonts w:ascii="Calibri" w:hAnsi="Calibri"/>
          <w:noProof/>
        </w:rPr>
        <w:tab/>
      </w:r>
      <w:r w:rsidR="00222180">
        <w:rPr>
          <w:rFonts w:ascii="Calibri" w:hAnsi="Calibri"/>
          <w:noProof/>
        </w:rPr>
        <w:t>7</w:t>
      </w:r>
    </w:p>
    <w:p w14:paraId="15BDEE6C" w14:textId="3D6439C7" w:rsidR="001F172C" w:rsidRDefault="001F172C" w:rsidP="001F172C">
      <w:pPr>
        <w:pStyle w:val="TOC1"/>
        <w:tabs>
          <w:tab w:val="left" w:pos="360"/>
          <w:tab w:val="right" w:leader="dot" w:pos="9350"/>
        </w:tabs>
        <w:rPr>
          <w:rFonts w:ascii="Calibri" w:hAnsi="Calibri"/>
          <w:noProof/>
        </w:rPr>
      </w:pPr>
      <w:r w:rsidRPr="005C5D26">
        <w:rPr>
          <w:rFonts w:ascii="Calibri" w:hAnsi="Calibri" w:cstheme="majorHAnsi"/>
          <w:noProof/>
        </w:rPr>
        <w:t>3</w:t>
      </w:r>
      <w:r w:rsidRPr="005C5D26">
        <w:rPr>
          <w:rFonts w:ascii="Calibri" w:eastAsiaTheme="minorEastAsia" w:hAnsi="Calibri" w:cstheme="minorBidi"/>
          <w:noProof/>
          <w:sz w:val="22"/>
          <w:szCs w:val="22"/>
        </w:rPr>
        <w:tab/>
      </w:r>
      <w:r w:rsidR="00DD713C">
        <w:rPr>
          <w:rFonts w:ascii="Calibri" w:hAnsi="Calibri" w:cstheme="majorHAnsi"/>
          <w:noProof/>
        </w:rPr>
        <w:t>Logic</w:t>
      </w:r>
      <w:r w:rsidR="00D44458">
        <w:rPr>
          <w:rFonts w:ascii="Calibri" w:hAnsi="Calibri" w:cstheme="majorHAnsi"/>
          <w:noProof/>
        </w:rPr>
        <w:t xml:space="preserve"> </w:t>
      </w:r>
      <w:r w:rsidRPr="005C5D26">
        <w:rPr>
          <w:rFonts w:ascii="Calibri" w:hAnsi="Calibri"/>
          <w:noProof/>
        </w:rPr>
        <w:tab/>
      </w:r>
      <w:r w:rsidR="009D3AAD">
        <w:rPr>
          <w:rFonts w:ascii="Calibri" w:hAnsi="Calibri"/>
          <w:noProof/>
        </w:rPr>
        <w:t>8</w:t>
      </w:r>
    </w:p>
    <w:p w14:paraId="32706E37" w14:textId="2C046C38" w:rsidR="00D44458" w:rsidRPr="00D44458" w:rsidRDefault="00D44458" w:rsidP="00D44458">
      <w:pPr>
        <w:pStyle w:val="TOC1"/>
        <w:tabs>
          <w:tab w:val="left" w:pos="360"/>
          <w:tab w:val="right" w:leader="dot" w:pos="9350"/>
        </w:tabs>
        <w:rPr>
          <w:rFonts w:ascii="Calibri" w:eastAsiaTheme="minorEastAsia" w:hAnsi="Calibri" w:cstheme="minorBidi"/>
          <w:noProof/>
          <w:sz w:val="22"/>
          <w:szCs w:val="22"/>
        </w:rPr>
      </w:pPr>
      <w:r>
        <w:rPr>
          <w:rFonts w:ascii="Calibri" w:hAnsi="Calibri" w:cstheme="majorHAnsi"/>
          <w:noProof/>
        </w:rPr>
        <w:t>4</w:t>
      </w:r>
      <w:r w:rsidRPr="005C5D26">
        <w:rPr>
          <w:rFonts w:ascii="Calibri" w:eastAsiaTheme="minorEastAsia" w:hAnsi="Calibri" w:cstheme="minorBidi"/>
          <w:noProof/>
          <w:sz w:val="22"/>
          <w:szCs w:val="22"/>
        </w:rPr>
        <w:tab/>
      </w:r>
      <w:r w:rsidR="00DD713C">
        <w:rPr>
          <w:rFonts w:ascii="Calibri" w:hAnsi="Calibri" w:cstheme="majorHAnsi"/>
          <w:noProof/>
        </w:rPr>
        <w:t>Future</w:t>
      </w:r>
      <w:r>
        <w:rPr>
          <w:rFonts w:ascii="Calibri" w:hAnsi="Calibri" w:cstheme="majorHAnsi"/>
          <w:noProof/>
        </w:rPr>
        <w:t xml:space="preserve"> </w:t>
      </w:r>
      <w:r w:rsidRPr="005C5D26">
        <w:rPr>
          <w:rFonts w:ascii="Calibri" w:hAnsi="Calibri"/>
          <w:noProof/>
        </w:rPr>
        <w:tab/>
      </w:r>
      <w:r w:rsidR="00DD713C">
        <w:rPr>
          <w:rFonts w:ascii="Calibri" w:hAnsi="Calibri"/>
          <w:noProof/>
        </w:rPr>
        <w:t>11</w:t>
      </w:r>
    </w:p>
    <w:p w14:paraId="1E410AAD" w14:textId="5C7C72BF" w:rsidR="001F172C" w:rsidRPr="005C5D26" w:rsidRDefault="00D44458" w:rsidP="001F172C">
      <w:pPr>
        <w:pStyle w:val="TOC1"/>
        <w:tabs>
          <w:tab w:val="left" w:pos="360"/>
          <w:tab w:val="right" w:leader="dot" w:pos="9350"/>
        </w:tabs>
        <w:rPr>
          <w:rFonts w:ascii="Calibri" w:eastAsiaTheme="minorEastAsia" w:hAnsi="Calibri" w:cstheme="minorBidi"/>
          <w:noProof/>
          <w:sz w:val="22"/>
          <w:szCs w:val="22"/>
        </w:rPr>
      </w:pPr>
      <w:r>
        <w:rPr>
          <w:rFonts w:ascii="Calibri" w:eastAsia="Calibri" w:hAnsi="Calibri" w:cstheme="majorHAnsi"/>
          <w:noProof/>
        </w:rPr>
        <w:t>5</w:t>
      </w:r>
      <w:r w:rsidR="001F172C" w:rsidRPr="005C5D26">
        <w:rPr>
          <w:rFonts w:ascii="Calibri" w:eastAsiaTheme="minorEastAsia" w:hAnsi="Calibri" w:cstheme="minorBidi"/>
          <w:noProof/>
          <w:sz w:val="22"/>
          <w:szCs w:val="22"/>
        </w:rPr>
        <w:tab/>
      </w:r>
      <w:r w:rsidR="00DD713C">
        <w:rPr>
          <w:rFonts w:ascii="Calibri" w:eastAsia="Calibri" w:hAnsi="Calibri" w:cstheme="majorHAnsi"/>
          <w:noProof/>
        </w:rPr>
        <w:t>Detailed Explanation</w:t>
      </w:r>
      <w:r>
        <w:rPr>
          <w:rFonts w:ascii="Calibri" w:eastAsia="Calibri" w:hAnsi="Calibri" w:cstheme="majorHAnsi"/>
          <w:noProof/>
        </w:rPr>
        <w:t xml:space="preserve"> </w:t>
      </w:r>
      <w:r w:rsidR="001F172C" w:rsidRPr="005C5D26">
        <w:rPr>
          <w:rFonts w:ascii="Calibri" w:hAnsi="Calibri"/>
          <w:noProof/>
        </w:rPr>
        <w:tab/>
      </w:r>
      <w:r w:rsidR="00DD713C">
        <w:rPr>
          <w:rFonts w:ascii="Calibri" w:hAnsi="Calibri"/>
          <w:noProof/>
        </w:rPr>
        <w:t>12</w:t>
      </w:r>
    </w:p>
    <w:p w14:paraId="40434865" w14:textId="77777777" w:rsidR="001F172C" w:rsidRPr="005C5D26" w:rsidRDefault="00D44458" w:rsidP="001F172C">
      <w:pPr>
        <w:pStyle w:val="TOC2"/>
        <w:tabs>
          <w:tab w:val="left" w:pos="720"/>
          <w:tab w:val="right" w:leader="dot" w:pos="9350"/>
        </w:tabs>
        <w:rPr>
          <w:rFonts w:ascii="Calibri" w:eastAsiaTheme="minorEastAsia" w:hAnsi="Calibri" w:cstheme="minorBidi"/>
          <w:noProof/>
          <w:sz w:val="22"/>
          <w:szCs w:val="22"/>
        </w:rPr>
      </w:pPr>
      <w:r>
        <w:rPr>
          <w:rFonts w:ascii="Calibri" w:eastAsia="Calibri" w:hAnsi="Calibri" w:cstheme="majorHAnsi"/>
          <w:noProof/>
        </w:rPr>
        <w:t>5</w:t>
      </w:r>
      <w:r w:rsidR="001F172C" w:rsidRPr="005C5D26">
        <w:rPr>
          <w:rFonts w:ascii="Calibri" w:eastAsia="Calibri" w:hAnsi="Calibri" w:cstheme="majorHAnsi"/>
          <w:noProof/>
        </w:rPr>
        <w:t>.1</w:t>
      </w:r>
      <w:r w:rsidR="001F172C" w:rsidRPr="005C5D26">
        <w:rPr>
          <w:rFonts w:ascii="Calibri" w:eastAsiaTheme="minorEastAsia" w:hAnsi="Calibri" w:cstheme="minorBidi"/>
          <w:noProof/>
          <w:sz w:val="22"/>
          <w:szCs w:val="22"/>
        </w:rPr>
        <w:tab/>
      </w:r>
      <w:r>
        <w:rPr>
          <w:rFonts w:ascii="Calibri" w:eastAsia="Calibri" w:hAnsi="Calibri" w:cstheme="majorHAnsi"/>
          <w:noProof/>
        </w:rPr>
        <w:t>Psuedocode</w:t>
      </w:r>
      <w:r w:rsidR="001F172C" w:rsidRPr="005C5D26">
        <w:rPr>
          <w:rFonts w:ascii="Calibri" w:hAnsi="Calibri"/>
          <w:noProof/>
        </w:rPr>
        <w:tab/>
      </w:r>
      <w:r w:rsidR="00D14DFF">
        <w:rPr>
          <w:rFonts w:ascii="Calibri" w:hAnsi="Calibri"/>
          <w:noProof/>
        </w:rPr>
        <w:t>10</w:t>
      </w:r>
    </w:p>
    <w:p w14:paraId="703D1159" w14:textId="77777777" w:rsidR="001F172C" w:rsidRPr="005C5D26" w:rsidRDefault="00D44458" w:rsidP="001F172C">
      <w:pPr>
        <w:pStyle w:val="TOC2"/>
        <w:tabs>
          <w:tab w:val="left" w:pos="720"/>
          <w:tab w:val="right" w:leader="dot" w:pos="9350"/>
        </w:tabs>
        <w:rPr>
          <w:rFonts w:ascii="Calibri" w:eastAsiaTheme="minorEastAsia" w:hAnsi="Calibri" w:cstheme="minorBidi"/>
          <w:noProof/>
          <w:sz w:val="22"/>
          <w:szCs w:val="22"/>
        </w:rPr>
      </w:pPr>
      <w:r>
        <w:rPr>
          <w:rFonts w:ascii="Calibri" w:eastAsia="Calibri" w:hAnsi="Calibri" w:cstheme="majorHAnsi"/>
          <w:noProof/>
        </w:rPr>
        <w:t>5</w:t>
      </w:r>
      <w:r w:rsidR="001F172C" w:rsidRPr="005C5D26">
        <w:rPr>
          <w:rFonts w:ascii="Calibri" w:eastAsia="Calibri" w:hAnsi="Calibri" w:cstheme="majorHAnsi"/>
          <w:noProof/>
        </w:rPr>
        <w:t>.2</w:t>
      </w:r>
      <w:r w:rsidR="001F172C" w:rsidRPr="005C5D26">
        <w:rPr>
          <w:rFonts w:ascii="Calibri" w:eastAsiaTheme="minorEastAsia" w:hAnsi="Calibri" w:cstheme="minorBidi"/>
          <w:noProof/>
          <w:sz w:val="22"/>
          <w:szCs w:val="22"/>
        </w:rPr>
        <w:tab/>
      </w:r>
      <w:r>
        <w:rPr>
          <w:rFonts w:ascii="Calibri" w:eastAsia="Calibri" w:hAnsi="Calibri" w:cstheme="majorHAnsi"/>
          <w:noProof/>
        </w:rPr>
        <w:t>Design Flow</w:t>
      </w:r>
      <w:r w:rsidR="001F172C" w:rsidRPr="005C5D26">
        <w:rPr>
          <w:rFonts w:ascii="Calibri" w:hAnsi="Calibri"/>
          <w:noProof/>
        </w:rPr>
        <w:tab/>
      </w:r>
      <w:r w:rsidR="00D14DFF">
        <w:rPr>
          <w:rFonts w:ascii="Calibri" w:hAnsi="Calibri"/>
          <w:noProof/>
        </w:rPr>
        <w:t>11</w:t>
      </w:r>
    </w:p>
    <w:p w14:paraId="71CF682F" w14:textId="0510D604" w:rsidR="001F172C" w:rsidRPr="005C5D26" w:rsidRDefault="00D44458" w:rsidP="001F172C">
      <w:pPr>
        <w:pStyle w:val="TOC2"/>
        <w:tabs>
          <w:tab w:val="left" w:pos="720"/>
          <w:tab w:val="right" w:leader="dot" w:pos="9350"/>
        </w:tabs>
        <w:rPr>
          <w:rFonts w:ascii="Calibri" w:eastAsiaTheme="minorEastAsia" w:hAnsi="Calibri" w:cstheme="minorBidi"/>
          <w:noProof/>
          <w:sz w:val="22"/>
          <w:szCs w:val="22"/>
        </w:rPr>
      </w:pPr>
      <w:r>
        <w:rPr>
          <w:rFonts w:ascii="Calibri" w:hAnsi="Calibri" w:cstheme="majorHAnsi"/>
          <w:noProof/>
        </w:rPr>
        <w:t>5</w:t>
      </w:r>
      <w:r w:rsidR="001F172C" w:rsidRPr="005C5D26">
        <w:rPr>
          <w:rFonts w:ascii="Calibri" w:hAnsi="Calibri" w:cstheme="majorHAnsi"/>
          <w:noProof/>
        </w:rPr>
        <w:t>.3</w:t>
      </w:r>
      <w:r w:rsidR="001F172C" w:rsidRPr="005C5D26">
        <w:rPr>
          <w:rFonts w:ascii="Calibri" w:eastAsiaTheme="minorEastAsia" w:hAnsi="Calibri" w:cstheme="minorBidi"/>
          <w:noProof/>
          <w:sz w:val="22"/>
          <w:szCs w:val="22"/>
        </w:rPr>
        <w:tab/>
      </w:r>
      <w:r>
        <w:rPr>
          <w:rFonts w:ascii="Calibri" w:hAnsi="Calibri" w:cstheme="majorHAnsi"/>
          <w:noProof/>
        </w:rPr>
        <w:t>Init()</w:t>
      </w:r>
      <w:r w:rsidR="001F172C" w:rsidRPr="005C5D26">
        <w:rPr>
          <w:rFonts w:ascii="Calibri" w:hAnsi="Calibri"/>
          <w:noProof/>
        </w:rPr>
        <w:tab/>
      </w:r>
      <w:r w:rsidR="009D3AAD">
        <w:rPr>
          <w:rFonts w:ascii="Calibri" w:hAnsi="Calibri"/>
          <w:noProof/>
        </w:rPr>
        <w:t>14</w:t>
      </w:r>
    </w:p>
    <w:p w14:paraId="3CDCBFCC" w14:textId="5BC1332C" w:rsidR="001F172C" w:rsidRPr="005C5D26" w:rsidRDefault="00D44458" w:rsidP="001F172C">
      <w:pPr>
        <w:pStyle w:val="TOC2"/>
        <w:tabs>
          <w:tab w:val="left" w:pos="720"/>
          <w:tab w:val="right" w:leader="dot" w:pos="9350"/>
        </w:tabs>
        <w:rPr>
          <w:rFonts w:ascii="Calibri" w:eastAsiaTheme="minorEastAsia" w:hAnsi="Calibri" w:cstheme="minorBidi"/>
          <w:noProof/>
          <w:sz w:val="22"/>
          <w:szCs w:val="22"/>
        </w:rPr>
      </w:pPr>
      <w:r>
        <w:rPr>
          <w:rFonts w:ascii="Calibri" w:hAnsi="Calibri" w:cstheme="majorHAnsi"/>
          <w:noProof/>
        </w:rPr>
        <w:t>5</w:t>
      </w:r>
      <w:r w:rsidR="001F172C" w:rsidRPr="005C5D26">
        <w:rPr>
          <w:rFonts w:ascii="Calibri" w:hAnsi="Calibri" w:cstheme="majorHAnsi"/>
          <w:noProof/>
        </w:rPr>
        <w:t>.4</w:t>
      </w:r>
      <w:r w:rsidR="001F172C" w:rsidRPr="005C5D26">
        <w:rPr>
          <w:rFonts w:ascii="Calibri" w:eastAsiaTheme="minorEastAsia" w:hAnsi="Calibri" w:cstheme="minorBidi"/>
          <w:noProof/>
          <w:sz w:val="22"/>
          <w:szCs w:val="22"/>
        </w:rPr>
        <w:tab/>
      </w:r>
      <w:r>
        <w:rPr>
          <w:rFonts w:ascii="Calibri" w:hAnsi="Calibri" w:cstheme="majorHAnsi"/>
          <w:noProof/>
        </w:rPr>
        <w:t>Execute()</w:t>
      </w:r>
      <w:r w:rsidR="001F172C" w:rsidRPr="005C5D26">
        <w:rPr>
          <w:rFonts w:ascii="Calibri" w:hAnsi="Calibri"/>
          <w:noProof/>
        </w:rPr>
        <w:tab/>
      </w:r>
      <w:r w:rsidR="009D3AAD">
        <w:rPr>
          <w:rFonts w:ascii="Calibri" w:hAnsi="Calibri"/>
          <w:noProof/>
        </w:rPr>
        <w:t>14</w:t>
      </w:r>
    </w:p>
    <w:p w14:paraId="416988C8" w14:textId="552C01A3" w:rsidR="009D3AAD" w:rsidRDefault="00D44458" w:rsidP="009D3AAD">
      <w:pPr>
        <w:pStyle w:val="TOC2"/>
        <w:tabs>
          <w:tab w:val="left" w:pos="720"/>
          <w:tab w:val="right" w:leader="dot" w:pos="9350"/>
        </w:tabs>
        <w:rPr>
          <w:rFonts w:ascii="Calibri" w:hAnsi="Calibri"/>
          <w:noProof/>
        </w:rPr>
      </w:pPr>
      <w:r>
        <w:rPr>
          <w:rFonts w:ascii="Calibri" w:hAnsi="Calibri" w:cstheme="majorHAnsi"/>
          <w:noProof/>
        </w:rPr>
        <w:t>5</w:t>
      </w:r>
      <w:r w:rsidR="001F172C" w:rsidRPr="005C5D26">
        <w:rPr>
          <w:rFonts w:ascii="Calibri" w:hAnsi="Calibri" w:cstheme="majorHAnsi"/>
          <w:noProof/>
        </w:rPr>
        <w:t>.5</w:t>
      </w:r>
      <w:r w:rsidR="001F172C" w:rsidRPr="005C5D26">
        <w:rPr>
          <w:rFonts w:ascii="Calibri" w:eastAsiaTheme="minorEastAsia" w:hAnsi="Calibri" w:cstheme="minorBidi"/>
          <w:noProof/>
          <w:sz w:val="22"/>
          <w:szCs w:val="22"/>
        </w:rPr>
        <w:tab/>
      </w:r>
      <w:r>
        <w:rPr>
          <w:rFonts w:ascii="Calibri" w:hAnsi="Calibri" w:cstheme="majorHAnsi"/>
          <w:noProof/>
        </w:rPr>
        <w:t>Destroy()</w:t>
      </w:r>
      <w:r w:rsidR="001F172C" w:rsidRPr="005C5D26">
        <w:rPr>
          <w:rFonts w:ascii="Calibri" w:hAnsi="Calibri"/>
          <w:noProof/>
        </w:rPr>
        <w:tab/>
      </w:r>
      <w:r w:rsidR="009D3AAD">
        <w:rPr>
          <w:rFonts w:ascii="Calibri" w:hAnsi="Calibri"/>
          <w:noProof/>
        </w:rPr>
        <w:t>16</w:t>
      </w:r>
    </w:p>
    <w:p w14:paraId="1447A149" w14:textId="75FC3E47" w:rsidR="009D3AAD" w:rsidRPr="009D3AAD" w:rsidRDefault="009D3AAD" w:rsidP="009D3AAD">
      <w:pPr>
        <w:pStyle w:val="TOC1"/>
        <w:tabs>
          <w:tab w:val="left" w:pos="360"/>
          <w:tab w:val="right" w:leader="dot" w:pos="9350"/>
        </w:tabs>
        <w:rPr>
          <w:rFonts w:ascii="Calibri" w:hAnsi="Calibri"/>
          <w:noProof/>
        </w:rPr>
      </w:pPr>
      <w:r>
        <w:rPr>
          <w:rFonts w:ascii="Calibri" w:hAnsi="Calibri" w:cstheme="majorHAnsi"/>
          <w:noProof/>
        </w:rPr>
        <w:t>6</w:t>
      </w:r>
      <w:r w:rsidRPr="005C5D26">
        <w:rPr>
          <w:rFonts w:ascii="Calibri" w:eastAsiaTheme="minorEastAsia" w:hAnsi="Calibri" w:cstheme="minorBidi"/>
          <w:noProof/>
          <w:sz w:val="22"/>
          <w:szCs w:val="22"/>
        </w:rPr>
        <w:tab/>
      </w:r>
      <w:r>
        <w:rPr>
          <w:rFonts w:ascii="Calibri" w:hAnsi="Calibri" w:cstheme="majorHAnsi"/>
          <w:noProof/>
        </w:rPr>
        <w:t>Additional Features</w:t>
      </w:r>
      <w:r w:rsidRPr="005C5D26">
        <w:rPr>
          <w:rFonts w:ascii="Calibri" w:hAnsi="Calibri"/>
          <w:noProof/>
        </w:rPr>
        <w:tab/>
      </w:r>
      <w:r>
        <w:rPr>
          <w:rFonts w:ascii="Calibri" w:hAnsi="Calibri"/>
          <w:noProof/>
        </w:rPr>
        <w:t>17</w:t>
      </w:r>
    </w:p>
    <w:p w14:paraId="2CAA2EEB" w14:textId="13B7C413" w:rsidR="001F172C" w:rsidRDefault="009D3AAD" w:rsidP="001F172C">
      <w:pPr>
        <w:pStyle w:val="TOC1"/>
        <w:tabs>
          <w:tab w:val="left" w:pos="360"/>
          <w:tab w:val="right" w:leader="dot" w:pos="9350"/>
        </w:tabs>
        <w:rPr>
          <w:rFonts w:ascii="Calibri" w:hAnsi="Calibri"/>
          <w:noProof/>
        </w:rPr>
      </w:pPr>
      <w:r>
        <w:rPr>
          <w:rFonts w:ascii="Calibri" w:hAnsi="Calibri" w:cstheme="majorHAnsi"/>
          <w:noProof/>
        </w:rPr>
        <w:t>7</w:t>
      </w:r>
      <w:r w:rsidR="001F172C" w:rsidRPr="005C5D26">
        <w:rPr>
          <w:rFonts w:ascii="Calibri" w:eastAsiaTheme="minorEastAsia" w:hAnsi="Calibri" w:cstheme="minorBidi"/>
          <w:noProof/>
          <w:sz w:val="22"/>
          <w:szCs w:val="22"/>
        </w:rPr>
        <w:tab/>
      </w:r>
      <w:r w:rsidR="00D44458">
        <w:rPr>
          <w:rFonts w:ascii="Calibri" w:hAnsi="Calibri" w:cstheme="majorHAnsi"/>
          <w:noProof/>
        </w:rPr>
        <w:t>Limitations</w:t>
      </w:r>
      <w:r w:rsidR="001F172C" w:rsidRPr="005C5D26">
        <w:rPr>
          <w:rFonts w:ascii="Calibri" w:hAnsi="Calibri"/>
          <w:noProof/>
        </w:rPr>
        <w:tab/>
      </w:r>
      <w:r w:rsidR="00B07B47">
        <w:rPr>
          <w:rFonts w:ascii="Calibri" w:hAnsi="Calibri"/>
          <w:noProof/>
        </w:rPr>
        <w:t>18</w:t>
      </w:r>
    </w:p>
    <w:p w14:paraId="17D6C950" w14:textId="22070AA1" w:rsidR="00D44458" w:rsidRDefault="009D3AAD" w:rsidP="00D44458">
      <w:pPr>
        <w:pStyle w:val="TOC1"/>
        <w:tabs>
          <w:tab w:val="left" w:pos="360"/>
          <w:tab w:val="right" w:leader="dot" w:pos="9350"/>
        </w:tabs>
        <w:rPr>
          <w:rFonts w:ascii="Calibri" w:hAnsi="Calibri"/>
          <w:noProof/>
        </w:rPr>
      </w:pPr>
      <w:r>
        <w:rPr>
          <w:rFonts w:ascii="Calibri" w:hAnsi="Calibri" w:cstheme="majorHAnsi"/>
          <w:noProof/>
        </w:rPr>
        <w:t>8</w:t>
      </w:r>
      <w:r w:rsidR="00D44458" w:rsidRPr="005C5D26">
        <w:rPr>
          <w:rFonts w:ascii="Calibri" w:eastAsiaTheme="minorEastAsia" w:hAnsi="Calibri" w:cstheme="minorBidi"/>
          <w:noProof/>
          <w:sz w:val="22"/>
          <w:szCs w:val="22"/>
        </w:rPr>
        <w:tab/>
      </w:r>
      <w:r w:rsidR="00D44458">
        <w:rPr>
          <w:rFonts w:ascii="Calibri" w:hAnsi="Calibri" w:cstheme="majorHAnsi"/>
          <w:noProof/>
        </w:rPr>
        <w:t>Future</w:t>
      </w:r>
      <w:r w:rsidR="00D44458" w:rsidRPr="005C5D26">
        <w:rPr>
          <w:rFonts w:ascii="Calibri" w:hAnsi="Calibri"/>
          <w:noProof/>
        </w:rPr>
        <w:tab/>
      </w:r>
      <w:r w:rsidR="00B07B47">
        <w:rPr>
          <w:rFonts w:ascii="Calibri" w:hAnsi="Calibri"/>
          <w:noProof/>
        </w:rPr>
        <w:t>18</w:t>
      </w:r>
      <w:bookmarkStart w:id="2" w:name="_GoBack"/>
      <w:bookmarkEnd w:id="2"/>
    </w:p>
    <w:p w14:paraId="25F5B0AB" w14:textId="77777777" w:rsidR="00D44458" w:rsidRPr="00D44458" w:rsidRDefault="00D44458" w:rsidP="00D44458"/>
    <w:p w14:paraId="5D876936" w14:textId="77777777" w:rsidR="00E834BA" w:rsidRPr="00B55BDF" w:rsidRDefault="00E834BA" w:rsidP="00B55BDF">
      <w:pPr>
        <w:pStyle w:val="Title"/>
        <w:rPr>
          <w:rFonts w:ascii="Calibri" w:hAnsi="Calibri" w:cstheme="majorHAnsi"/>
        </w:rPr>
      </w:pPr>
      <w:bookmarkStart w:id="3" w:name="_Toc517777450"/>
      <w:r w:rsidRPr="005C5D26">
        <w:rPr>
          <w:rFonts w:ascii="Calibri" w:hAnsi="Calibri" w:cstheme="majorHAnsi"/>
        </w:rPr>
        <w:lastRenderedPageBreak/>
        <w:t>List of Figures</w:t>
      </w:r>
      <w:bookmarkEnd w:id="3"/>
      <w:r w:rsidRPr="00047C07">
        <w:rPr>
          <w:rFonts w:ascii="Calibri" w:hAnsi="Calibri" w:cstheme="majorHAnsi"/>
          <w:bCs w:val="0"/>
          <w:caps/>
          <w:sz w:val="24"/>
        </w:rPr>
        <w:fldChar w:fldCharType="begin"/>
      </w:r>
      <w:r w:rsidRPr="005C5D26">
        <w:rPr>
          <w:rFonts w:ascii="Calibri" w:hAnsi="Calibri" w:cstheme="majorHAnsi"/>
          <w:caps/>
          <w:sz w:val="24"/>
        </w:rPr>
        <w:instrText xml:space="preserve"> TOC \t "Figure Caption,1" \c "Figure" </w:instrText>
      </w:r>
      <w:r w:rsidRPr="00047C07">
        <w:rPr>
          <w:rFonts w:ascii="Calibri" w:hAnsi="Calibri" w:cstheme="majorHAnsi"/>
          <w:bCs w:val="0"/>
          <w:caps/>
          <w:sz w:val="24"/>
        </w:rPr>
        <w:fldChar w:fldCharType="separate"/>
      </w:r>
    </w:p>
    <w:p w14:paraId="2EDC1555" w14:textId="77777777" w:rsidR="00B55BDF" w:rsidRDefault="00E834BA" w:rsidP="00E834BA">
      <w:pPr>
        <w:pStyle w:val="TableofFigures"/>
        <w:tabs>
          <w:tab w:val="right" w:leader="dot" w:pos="9350"/>
        </w:tabs>
        <w:rPr>
          <w:rFonts w:ascii="Calibri" w:hAnsi="Calibri" w:cstheme="majorHAnsi"/>
          <w:noProof/>
        </w:rPr>
      </w:pPr>
      <w:r w:rsidRPr="005C5D26">
        <w:rPr>
          <w:rFonts w:ascii="Calibri" w:hAnsi="Calibri"/>
          <w:noProof/>
        </w:rPr>
        <w:t xml:space="preserve">Figure 1 </w:t>
      </w:r>
      <w:r w:rsidR="00B55BDF">
        <w:rPr>
          <w:rFonts w:ascii="Calibri" w:hAnsi="Calibri"/>
          <w:noProof/>
        </w:rPr>
        <w:t>Design Flow of the code</w:t>
      </w:r>
      <w:r w:rsidRPr="005C5D26">
        <w:rPr>
          <w:rFonts w:ascii="Calibri" w:hAnsi="Calibri"/>
          <w:noProof/>
        </w:rPr>
        <w:tab/>
      </w:r>
      <w:r w:rsidR="005D45B4">
        <w:rPr>
          <w:rFonts w:ascii="Calibri" w:hAnsi="Calibri"/>
          <w:noProof/>
        </w:rPr>
        <w:t>10</w:t>
      </w:r>
    </w:p>
    <w:p w14:paraId="4C2B3A1D" w14:textId="77777777" w:rsidR="005D45B4" w:rsidRPr="005D45B4" w:rsidRDefault="00B55BDF" w:rsidP="005D45B4">
      <w:pPr>
        <w:pStyle w:val="TableofFigures"/>
        <w:tabs>
          <w:tab w:val="right" w:leader="dot" w:pos="9350"/>
        </w:tabs>
        <w:rPr>
          <w:rFonts w:ascii="Calibri" w:hAnsi="Calibri"/>
          <w:noProof/>
        </w:rPr>
      </w:pPr>
      <w:r w:rsidRPr="005C5D26">
        <w:rPr>
          <w:rFonts w:ascii="Calibri" w:hAnsi="Calibri" w:cstheme="majorHAnsi"/>
          <w:noProof/>
        </w:rPr>
        <w:t xml:space="preserve">Figure </w:t>
      </w:r>
      <w:r>
        <w:rPr>
          <w:rFonts w:ascii="Calibri" w:hAnsi="Calibri" w:cstheme="majorHAnsi"/>
          <w:noProof/>
        </w:rPr>
        <w:t>2 Index matching of name and parameter of the SET event</w:t>
      </w:r>
      <w:r w:rsidRPr="005C5D26">
        <w:rPr>
          <w:rFonts w:ascii="Calibri" w:hAnsi="Calibri"/>
          <w:noProof/>
        </w:rPr>
        <w:tab/>
      </w:r>
      <w:r w:rsidR="005D45B4">
        <w:rPr>
          <w:rFonts w:ascii="Calibri" w:hAnsi="Calibri"/>
          <w:noProof/>
        </w:rPr>
        <w:t>11</w:t>
      </w:r>
    </w:p>
    <w:p w14:paraId="31615B61" w14:textId="77777777" w:rsidR="005D5AE7" w:rsidRPr="005D5AE7" w:rsidRDefault="005D5AE7" w:rsidP="005D5AE7"/>
    <w:p w14:paraId="7EFB60D7" w14:textId="77777777" w:rsidR="00E834BA" w:rsidRPr="005D5AE7" w:rsidRDefault="00E834BA" w:rsidP="005D5AE7">
      <w:pPr>
        <w:pStyle w:val="NoSpacing"/>
        <w:rPr>
          <w:i/>
          <w:sz w:val="18"/>
        </w:rPr>
      </w:pPr>
      <w:r w:rsidRPr="00047C07">
        <w:rPr>
          <w:rFonts w:ascii="Calibri" w:hAnsi="Calibri" w:cstheme="majorHAnsi"/>
          <w:bCs/>
          <w:caps/>
          <w:sz w:val="24"/>
        </w:rPr>
        <w:fldChar w:fldCharType="end"/>
      </w:r>
    </w:p>
    <w:p w14:paraId="1A22BFBA" w14:textId="6BAA4748" w:rsidR="005D5AE7" w:rsidRDefault="00E834BA" w:rsidP="00E834BA">
      <w:r>
        <w:object w:dxaOrig="9360" w:dyaOrig="722" w14:anchorId="1183067A">
          <v:shape id="_x0000_i1026" type="#_x0000_t75" style="width:468pt;height:36pt" o:ole="">
            <v:imagedata r:id="rId11" o:title=""/>
          </v:shape>
          <o:OLEObject Type="Embed" ProgID="Word.Document.12" ShapeID="_x0000_i1026" DrawAspect="Content" ObjectID="_1626784821" r:id="rId12">
            <o:FieldCodes>\s</o:FieldCodes>
          </o:OLEObject>
        </w:object>
      </w:r>
    </w:p>
    <w:p w14:paraId="7E7D74D6" w14:textId="3D369DD7" w:rsidR="00F26EEC" w:rsidRDefault="00F26EEC" w:rsidP="00E834BA">
      <w:r>
        <w:t>Empty*</w:t>
      </w:r>
    </w:p>
    <w:bookmarkStart w:id="4" w:name="_MON_1624975402"/>
    <w:bookmarkEnd w:id="4"/>
    <w:p w14:paraId="4222075B" w14:textId="77777777" w:rsidR="00E834BA" w:rsidRDefault="003D3A33" w:rsidP="00E834BA">
      <w:r>
        <w:object w:dxaOrig="9996" w:dyaOrig="2820" w14:anchorId="6A9C3482">
          <v:shape id="_x0000_i1027" type="#_x0000_t75" style="width:499.8pt;height:141pt" o:ole="">
            <v:imagedata r:id="rId13" o:title=""/>
          </v:shape>
          <o:OLEObject Type="Embed" ProgID="Word.Document.12" ShapeID="_x0000_i1027" DrawAspect="Content" ObjectID="_1626784822" r:id="rId14">
            <o:FieldCodes>\s</o:FieldCodes>
          </o:OLEObject>
        </w:object>
      </w:r>
    </w:p>
    <w:p w14:paraId="2E80FE29" w14:textId="77777777" w:rsidR="00E834BA" w:rsidRDefault="00E834BA" w:rsidP="00E834BA"/>
    <w:p w14:paraId="25A3250A" w14:textId="77777777" w:rsidR="00E834BA" w:rsidRDefault="00E834BA" w:rsidP="00E834BA"/>
    <w:p w14:paraId="7ED0C8AC" w14:textId="77777777" w:rsidR="00E834BA" w:rsidRDefault="00E834BA" w:rsidP="00E834BA"/>
    <w:p w14:paraId="2AAF58BC" w14:textId="77777777" w:rsidR="00E834BA" w:rsidRDefault="00E834BA" w:rsidP="00E834BA"/>
    <w:p w14:paraId="23EBEDA7" w14:textId="77777777" w:rsidR="00E834BA" w:rsidRDefault="00E834BA" w:rsidP="00E834BA"/>
    <w:p w14:paraId="2D08F2D7" w14:textId="77777777" w:rsidR="00E834BA" w:rsidRDefault="00E834BA" w:rsidP="00E834BA"/>
    <w:p w14:paraId="4B58ED68" w14:textId="77777777" w:rsidR="00E834BA" w:rsidRDefault="00E834BA" w:rsidP="00E834BA"/>
    <w:p w14:paraId="2D989DAD" w14:textId="77777777" w:rsidR="005D5AE7" w:rsidRDefault="005D5AE7" w:rsidP="00E834BA"/>
    <w:p w14:paraId="52E5C918" w14:textId="77777777" w:rsidR="00411CAC" w:rsidRPr="005C5D26" w:rsidRDefault="00411CAC" w:rsidP="00411CAC">
      <w:pPr>
        <w:pStyle w:val="Title"/>
        <w:rPr>
          <w:rFonts w:ascii="Calibri" w:hAnsi="Calibri" w:cstheme="majorHAnsi"/>
        </w:rPr>
      </w:pPr>
      <w:bookmarkStart w:id="5" w:name="_Toc517777453"/>
      <w:r w:rsidRPr="005C5D26">
        <w:rPr>
          <w:rFonts w:ascii="Calibri" w:hAnsi="Calibri" w:cstheme="majorHAnsi"/>
        </w:rPr>
        <w:lastRenderedPageBreak/>
        <w:t>List of Acronyms</w:t>
      </w:r>
      <w:bookmarkEnd w:id="5"/>
    </w:p>
    <w:tbl>
      <w:tblPr>
        <w:tblW w:w="0" w:type="auto"/>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3677"/>
        <w:gridCol w:w="5469"/>
      </w:tblGrid>
      <w:tr w:rsidR="00411CAC" w:rsidRPr="005C5D26" w14:paraId="4AC03832" w14:textId="77777777" w:rsidTr="003A0ED0">
        <w:tc>
          <w:tcPr>
            <w:tcW w:w="3677" w:type="dxa"/>
            <w:shd w:val="clear" w:color="auto" w:fill="DBE5F1"/>
          </w:tcPr>
          <w:p w14:paraId="54606FFD" w14:textId="77777777" w:rsidR="00411CAC" w:rsidRPr="005C5D26" w:rsidRDefault="00411CAC" w:rsidP="003A0ED0">
            <w:pPr>
              <w:pStyle w:val="cellheaderleft"/>
              <w:rPr>
                <w:rFonts w:ascii="Calibri" w:hAnsi="Calibri" w:cstheme="majorHAnsi"/>
                <w:sz w:val="22"/>
                <w:szCs w:val="22"/>
              </w:rPr>
            </w:pPr>
            <w:r w:rsidRPr="005C5D26">
              <w:rPr>
                <w:rFonts w:ascii="Calibri" w:hAnsi="Calibri" w:cstheme="majorHAnsi"/>
                <w:sz w:val="22"/>
                <w:szCs w:val="22"/>
              </w:rPr>
              <w:t>Acronym</w:t>
            </w:r>
          </w:p>
        </w:tc>
        <w:tc>
          <w:tcPr>
            <w:tcW w:w="5469" w:type="dxa"/>
            <w:shd w:val="clear" w:color="auto" w:fill="DBE5F1"/>
          </w:tcPr>
          <w:p w14:paraId="12B527B0" w14:textId="77777777" w:rsidR="00411CAC" w:rsidRPr="005C5D26" w:rsidRDefault="00411CAC" w:rsidP="003A0ED0">
            <w:pPr>
              <w:pStyle w:val="cellheaderleft"/>
              <w:rPr>
                <w:rFonts w:ascii="Calibri" w:hAnsi="Calibri" w:cstheme="majorHAnsi"/>
                <w:sz w:val="22"/>
                <w:szCs w:val="22"/>
              </w:rPr>
            </w:pPr>
            <w:r w:rsidRPr="005C5D26">
              <w:rPr>
                <w:rFonts w:ascii="Calibri" w:hAnsi="Calibri" w:cstheme="majorHAnsi"/>
                <w:sz w:val="22"/>
                <w:szCs w:val="22"/>
              </w:rPr>
              <w:t>Definition</w:t>
            </w:r>
          </w:p>
        </w:tc>
      </w:tr>
      <w:tr w:rsidR="00411CAC" w:rsidRPr="005C5D26" w14:paraId="545142D7" w14:textId="77777777" w:rsidTr="003A0ED0">
        <w:trPr>
          <w:trHeight w:val="288"/>
        </w:trPr>
        <w:tc>
          <w:tcPr>
            <w:tcW w:w="3677" w:type="dxa"/>
            <w:vAlign w:val="center"/>
          </w:tcPr>
          <w:p w14:paraId="4B38A4EA" w14:textId="3013A9A6" w:rsidR="00411CAC" w:rsidRPr="005C5D26" w:rsidRDefault="00223176" w:rsidP="003A0ED0">
            <w:pPr>
              <w:pStyle w:val="cellbodyleft"/>
              <w:rPr>
                <w:rFonts w:ascii="Calibri" w:hAnsi="Calibri" w:cstheme="majorHAnsi"/>
                <w:sz w:val="20"/>
              </w:rPr>
            </w:pPr>
            <w:r>
              <w:rPr>
                <w:rFonts w:ascii="Calibri" w:hAnsi="Calibri" w:cstheme="majorHAnsi"/>
                <w:sz w:val="20"/>
              </w:rPr>
              <w:t>Inbtwn</w:t>
            </w:r>
          </w:p>
        </w:tc>
        <w:tc>
          <w:tcPr>
            <w:tcW w:w="5469" w:type="dxa"/>
            <w:vAlign w:val="center"/>
          </w:tcPr>
          <w:p w14:paraId="571B7B2D" w14:textId="175EC1DF" w:rsidR="00411CAC" w:rsidRPr="005C5D26" w:rsidRDefault="00223176" w:rsidP="003A0ED0">
            <w:pPr>
              <w:pStyle w:val="cellbodyleft"/>
              <w:rPr>
                <w:rFonts w:ascii="Calibri" w:hAnsi="Calibri" w:cstheme="majorHAnsi"/>
                <w:sz w:val="20"/>
              </w:rPr>
            </w:pPr>
            <w:r>
              <w:rPr>
                <w:rFonts w:ascii="Calibri" w:hAnsi="Calibri" w:cstheme="majorHAnsi"/>
                <w:sz w:val="20"/>
              </w:rPr>
              <w:t>In between</w:t>
            </w:r>
          </w:p>
        </w:tc>
      </w:tr>
      <w:tr w:rsidR="00411CAC" w:rsidRPr="005C5D26" w14:paraId="28A6F3C7" w14:textId="77777777" w:rsidTr="003A0ED0">
        <w:trPr>
          <w:trHeight w:val="288"/>
        </w:trPr>
        <w:tc>
          <w:tcPr>
            <w:tcW w:w="3677" w:type="dxa"/>
            <w:vAlign w:val="center"/>
          </w:tcPr>
          <w:p w14:paraId="4C7E159C" w14:textId="1A86CA1D" w:rsidR="00411CAC" w:rsidRPr="005C5D26" w:rsidRDefault="003731F5" w:rsidP="003A0ED0">
            <w:pPr>
              <w:pStyle w:val="cellbodyleft"/>
              <w:rPr>
                <w:rFonts w:ascii="Calibri" w:hAnsi="Calibri" w:cstheme="majorHAnsi"/>
                <w:sz w:val="20"/>
              </w:rPr>
            </w:pPr>
            <w:r>
              <w:rPr>
                <w:rFonts w:ascii="Calibri" w:hAnsi="Calibri" w:cstheme="majorHAnsi"/>
                <w:sz w:val="20"/>
              </w:rPr>
              <w:t>Track</w:t>
            </w:r>
          </w:p>
        </w:tc>
        <w:tc>
          <w:tcPr>
            <w:tcW w:w="5469" w:type="dxa"/>
            <w:vAlign w:val="center"/>
          </w:tcPr>
          <w:p w14:paraId="1C0FE3E8" w14:textId="000898FB" w:rsidR="00411CAC" w:rsidRPr="005C5D26" w:rsidRDefault="003731F5" w:rsidP="003A0ED0">
            <w:pPr>
              <w:pStyle w:val="cellbodyleft"/>
              <w:rPr>
                <w:rFonts w:ascii="Calibri" w:hAnsi="Calibri" w:cstheme="majorHAnsi"/>
                <w:sz w:val="20"/>
              </w:rPr>
            </w:pPr>
            <w:r>
              <w:rPr>
                <w:rFonts w:ascii="Calibri" w:hAnsi="Calibri" w:cstheme="majorHAnsi"/>
                <w:sz w:val="20"/>
              </w:rPr>
              <w:t>Collection of related SET events</w:t>
            </w:r>
          </w:p>
        </w:tc>
      </w:tr>
      <w:tr w:rsidR="00411CAC" w:rsidRPr="005C5D26" w14:paraId="4AD672F9" w14:textId="77777777" w:rsidTr="003A0ED0">
        <w:trPr>
          <w:trHeight w:val="288"/>
        </w:trPr>
        <w:tc>
          <w:tcPr>
            <w:tcW w:w="3677" w:type="dxa"/>
            <w:vAlign w:val="center"/>
          </w:tcPr>
          <w:p w14:paraId="27E2F17C" w14:textId="77777777" w:rsidR="00411CAC" w:rsidRPr="005C5D26" w:rsidRDefault="00411CAC" w:rsidP="003A0ED0">
            <w:pPr>
              <w:pStyle w:val="cellbodyleft"/>
              <w:rPr>
                <w:rFonts w:ascii="Calibri" w:hAnsi="Calibri" w:cstheme="majorHAnsi"/>
                <w:sz w:val="20"/>
              </w:rPr>
            </w:pPr>
          </w:p>
        </w:tc>
        <w:tc>
          <w:tcPr>
            <w:tcW w:w="5469" w:type="dxa"/>
            <w:vAlign w:val="center"/>
          </w:tcPr>
          <w:p w14:paraId="4856F3DE" w14:textId="77777777" w:rsidR="00411CAC" w:rsidRPr="005C5D26" w:rsidRDefault="00411CAC" w:rsidP="003A0ED0">
            <w:pPr>
              <w:pStyle w:val="cellbodyleft"/>
              <w:rPr>
                <w:rFonts w:ascii="Calibri" w:hAnsi="Calibri" w:cstheme="majorHAnsi"/>
                <w:sz w:val="20"/>
              </w:rPr>
            </w:pPr>
          </w:p>
        </w:tc>
      </w:tr>
      <w:tr w:rsidR="00411CAC" w:rsidRPr="005C5D26" w14:paraId="1F56438B" w14:textId="77777777" w:rsidTr="003A0ED0">
        <w:trPr>
          <w:trHeight w:val="288"/>
        </w:trPr>
        <w:tc>
          <w:tcPr>
            <w:tcW w:w="3677" w:type="dxa"/>
            <w:vAlign w:val="center"/>
          </w:tcPr>
          <w:p w14:paraId="2005A6CE" w14:textId="77777777" w:rsidR="00411CAC" w:rsidRPr="005C5D26" w:rsidRDefault="00411CAC" w:rsidP="003A0ED0">
            <w:pPr>
              <w:pStyle w:val="cellbodyleft"/>
              <w:rPr>
                <w:rFonts w:ascii="Calibri" w:hAnsi="Calibri" w:cstheme="majorHAnsi"/>
                <w:sz w:val="20"/>
              </w:rPr>
            </w:pPr>
          </w:p>
        </w:tc>
        <w:tc>
          <w:tcPr>
            <w:tcW w:w="5469" w:type="dxa"/>
            <w:vAlign w:val="center"/>
          </w:tcPr>
          <w:p w14:paraId="13DCF957" w14:textId="77777777" w:rsidR="00411CAC" w:rsidRPr="005C5D26" w:rsidRDefault="00411CAC" w:rsidP="003A0ED0">
            <w:pPr>
              <w:pStyle w:val="cellbodyleft"/>
              <w:rPr>
                <w:rFonts w:ascii="Calibri" w:hAnsi="Calibri" w:cstheme="majorHAnsi"/>
                <w:bCs/>
                <w:color w:val="000000"/>
                <w:sz w:val="20"/>
                <w:shd w:val="clear" w:color="auto" w:fill="FFFFFF"/>
              </w:rPr>
            </w:pPr>
          </w:p>
        </w:tc>
      </w:tr>
      <w:tr w:rsidR="00411CAC" w:rsidRPr="005C5D26" w14:paraId="0DC09D42" w14:textId="77777777" w:rsidTr="003A0ED0">
        <w:trPr>
          <w:trHeight w:val="288"/>
        </w:trPr>
        <w:tc>
          <w:tcPr>
            <w:tcW w:w="3677" w:type="dxa"/>
            <w:vAlign w:val="center"/>
          </w:tcPr>
          <w:p w14:paraId="4B69E32B" w14:textId="77777777" w:rsidR="00411CAC" w:rsidRPr="005C5D26" w:rsidRDefault="00411CAC" w:rsidP="003A0ED0">
            <w:pPr>
              <w:pStyle w:val="cellbodyleft"/>
              <w:rPr>
                <w:rFonts w:ascii="Calibri" w:hAnsi="Calibri" w:cstheme="majorHAnsi"/>
                <w:sz w:val="20"/>
              </w:rPr>
            </w:pPr>
          </w:p>
        </w:tc>
        <w:tc>
          <w:tcPr>
            <w:tcW w:w="5469" w:type="dxa"/>
            <w:vAlign w:val="center"/>
          </w:tcPr>
          <w:p w14:paraId="383CC0E3" w14:textId="77777777" w:rsidR="00411CAC" w:rsidRPr="005C5D26" w:rsidRDefault="00411CAC" w:rsidP="003A0ED0">
            <w:pPr>
              <w:pStyle w:val="cellbodyleft"/>
              <w:rPr>
                <w:rFonts w:ascii="Calibri" w:hAnsi="Calibri" w:cstheme="majorHAnsi"/>
                <w:bCs/>
                <w:color w:val="000000"/>
                <w:sz w:val="20"/>
                <w:shd w:val="clear" w:color="auto" w:fill="FFFFFF"/>
              </w:rPr>
            </w:pPr>
          </w:p>
        </w:tc>
      </w:tr>
      <w:tr w:rsidR="00411CAC" w:rsidRPr="005C5D26" w14:paraId="0ABAE04A" w14:textId="77777777" w:rsidTr="003A0ED0">
        <w:trPr>
          <w:trHeight w:val="288"/>
        </w:trPr>
        <w:tc>
          <w:tcPr>
            <w:tcW w:w="3677" w:type="dxa"/>
            <w:vAlign w:val="center"/>
          </w:tcPr>
          <w:p w14:paraId="315DA9D2" w14:textId="77777777" w:rsidR="00411CAC" w:rsidRPr="005C5D26" w:rsidRDefault="00411CAC" w:rsidP="003A0ED0">
            <w:pPr>
              <w:pStyle w:val="cellbodyleft"/>
              <w:rPr>
                <w:rFonts w:ascii="Calibri" w:hAnsi="Calibri" w:cstheme="majorHAnsi"/>
                <w:sz w:val="20"/>
              </w:rPr>
            </w:pPr>
          </w:p>
        </w:tc>
        <w:tc>
          <w:tcPr>
            <w:tcW w:w="5469" w:type="dxa"/>
            <w:vAlign w:val="center"/>
          </w:tcPr>
          <w:p w14:paraId="7148A3A5" w14:textId="77777777" w:rsidR="00411CAC" w:rsidRPr="005C5D26" w:rsidRDefault="00411CAC" w:rsidP="003A0ED0">
            <w:pPr>
              <w:pStyle w:val="cellbodyleft"/>
              <w:rPr>
                <w:rFonts w:ascii="Calibri" w:hAnsi="Calibri" w:cstheme="majorHAnsi"/>
                <w:bCs/>
                <w:color w:val="000000"/>
                <w:sz w:val="20"/>
                <w:shd w:val="clear" w:color="auto" w:fill="FFFFFF"/>
              </w:rPr>
            </w:pPr>
          </w:p>
        </w:tc>
      </w:tr>
    </w:tbl>
    <w:p w14:paraId="3E3B275D" w14:textId="77777777" w:rsidR="005D5AE7" w:rsidRDefault="005D5AE7" w:rsidP="00E834BA"/>
    <w:p w14:paraId="7E61E243" w14:textId="77777777" w:rsidR="00411CAC" w:rsidRDefault="00411CAC" w:rsidP="00E834BA"/>
    <w:p w14:paraId="0C322F7C" w14:textId="77777777" w:rsidR="00411CAC" w:rsidRDefault="00411CAC" w:rsidP="00E834BA"/>
    <w:p w14:paraId="7C54675C" w14:textId="77777777" w:rsidR="00411CAC" w:rsidRDefault="00411CAC" w:rsidP="00E834BA"/>
    <w:p w14:paraId="4D0E20EB" w14:textId="77777777" w:rsidR="00411CAC" w:rsidRDefault="00411CAC" w:rsidP="00E834BA"/>
    <w:p w14:paraId="3211B1D0" w14:textId="77777777" w:rsidR="00411CAC" w:rsidRDefault="00411CAC" w:rsidP="00E834BA"/>
    <w:p w14:paraId="6BDF3541" w14:textId="77777777" w:rsidR="00411CAC" w:rsidRDefault="00411CAC" w:rsidP="00E834BA"/>
    <w:p w14:paraId="6D0ADD65" w14:textId="77777777" w:rsidR="00411CAC" w:rsidRDefault="00411CAC" w:rsidP="00E834BA"/>
    <w:p w14:paraId="54DC635A" w14:textId="77777777" w:rsidR="00411CAC" w:rsidRDefault="00411CAC" w:rsidP="00E834BA"/>
    <w:p w14:paraId="25DC50AF" w14:textId="77777777" w:rsidR="00411CAC" w:rsidRDefault="00411CAC" w:rsidP="00E834BA"/>
    <w:p w14:paraId="10100D03" w14:textId="77777777" w:rsidR="00411CAC" w:rsidRDefault="00411CAC" w:rsidP="00E834BA"/>
    <w:p w14:paraId="52CFF1D9" w14:textId="77777777" w:rsidR="00411CAC" w:rsidRDefault="00411CAC" w:rsidP="00E834BA"/>
    <w:p w14:paraId="0E7DEFCC" w14:textId="77777777" w:rsidR="00411CAC" w:rsidRDefault="00411CAC" w:rsidP="00E834BA"/>
    <w:p w14:paraId="1065100C" w14:textId="77777777" w:rsidR="00411CAC" w:rsidRDefault="00411CAC" w:rsidP="00E834BA"/>
    <w:p w14:paraId="102552E9" w14:textId="77777777" w:rsidR="00411CAC" w:rsidRDefault="00411CAC" w:rsidP="00E834BA"/>
    <w:p w14:paraId="02EA711E" w14:textId="77777777" w:rsidR="005D5AE7" w:rsidRDefault="005D5AE7" w:rsidP="00E834BA"/>
    <w:p w14:paraId="77022F69" w14:textId="77777777" w:rsidR="00E834BA" w:rsidRDefault="00E834BA" w:rsidP="00E834BA"/>
    <w:p w14:paraId="29E1D319" w14:textId="77777777" w:rsidR="00E834BA" w:rsidRDefault="00E834BA" w:rsidP="00E834BA"/>
    <w:p w14:paraId="576C2B8A" w14:textId="77777777" w:rsidR="00E834BA" w:rsidRDefault="00E834BA" w:rsidP="00E834BA"/>
    <w:p w14:paraId="6BCF3595" w14:textId="77777777" w:rsidR="00E834BA" w:rsidRDefault="00E834BA" w:rsidP="00E834BA"/>
    <w:p w14:paraId="074776EA" w14:textId="77777777" w:rsidR="00F24BB5" w:rsidRDefault="00F467EE" w:rsidP="005046B3">
      <w:pPr>
        <w:pStyle w:val="Heading1"/>
      </w:pPr>
      <w:r w:rsidRPr="00A14260">
        <w:lastRenderedPageBreak/>
        <w:t>Documentation</w:t>
      </w:r>
      <w:r w:rsidR="00A07148" w:rsidRPr="00A14260">
        <w:t>: ConfigurationFileRWRPlugin</w:t>
      </w:r>
    </w:p>
    <w:p w14:paraId="5BA9A421" w14:textId="77777777" w:rsidR="00382655" w:rsidRPr="009928ED" w:rsidRDefault="00F26ECD" w:rsidP="00F467EE">
      <w:pPr>
        <w:pStyle w:val="NoSpacing"/>
        <w:rPr>
          <w:b/>
          <w:sz w:val="48"/>
          <w:szCs w:val="48"/>
        </w:rPr>
      </w:pPr>
      <w:r w:rsidRPr="009928ED">
        <w:rPr>
          <w:b/>
          <w:sz w:val="48"/>
          <w:szCs w:val="48"/>
        </w:rPr>
        <w:t>Overview</w:t>
      </w:r>
    </w:p>
    <w:p w14:paraId="022C2810" w14:textId="1D3C17B2" w:rsidR="00EB04BF" w:rsidRDefault="00EB04BF" w:rsidP="00F467EE">
      <w:pPr>
        <w:pStyle w:val="NoSpacing"/>
      </w:pPr>
    </w:p>
    <w:p w14:paraId="3B8C1E35" w14:textId="0D9B2F4D" w:rsidR="00EB04BF" w:rsidRDefault="00EB04BF" w:rsidP="00F467EE">
      <w:pPr>
        <w:pStyle w:val="NoSpacing"/>
      </w:pPr>
      <w:r>
        <w:t>The “</w:t>
      </w:r>
      <w:r w:rsidR="0035138A" w:rsidRPr="00A14260">
        <w:t>Configuration</w:t>
      </w:r>
      <w:r w:rsidR="001A7BBA">
        <w:t xml:space="preserve"> </w:t>
      </w:r>
      <w:r w:rsidR="0035138A" w:rsidRPr="00A14260">
        <w:t>File</w:t>
      </w:r>
      <w:r w:rsidR="001A7BBA">
        <w:t xml:space="preserve"> </w:t>
      </w:r>
      <w:r w:rsidR="0035138A" w:rsidRPr="00A14260">
        <w:t>RWR</w:t>
      </w:r>
      <w:r>
        <w:t>” plugin extends the Explorer functionality to add a powerful capability to “link” SET events that are generated during the execution of a test.  Once linked, the plugin can filter or extract information from the SET events automatically, freeing the engineer from doing this work manually.</w:t>
      </w:r>
    </w:p>
    <w:p w14:paraId="785D4318" w14:textId="77777777" w:rsidR="00EB04BF" w:rsidRDefault="00EB04BF" w:rsidP="00F467EE">
      <w:pPr>
        <w:pStyle w:val="NoSpacing"/>
      </w:pPr>
    </w:p>
    <w:p w14:paraId="10D340DF" w14:textId="2D2C8AE4" w:rsidR="00EB04BF" w:rsidRDefault="00EB04BF" w:rsidP="00F467EE">
      <w:pPr>
        <w:pStyle w:val="NoSpacing"/>
      </w:pPr>
      <w:r>
        <w:t>For example, the plugin can:</w:t>
      </w:r>
    </w:p>
    <w:p w14:paraId="51D985C2" w14:textId="77777777" w:rsidR="00EB04BF" w:rsidRDefault="00EB04BF" w:rsidP="006151F0">
      <w:pPr>
        <w:pStyle w:val="NoSpacing"/>
        <w:numPr>
          <w:ilvl w:val="0"/>
          <w:numId w:val="13"/>
        </w:numPr>
      </w:pPr>
      <w:r>
        <w:t>Calculate the overall time taken to execute a host command and generate a histogram of the resultant times</w:t>
      </w:r>
    </w:p>
    <w:p w14:paraId="20D90A0C" w14:textId="4911029A" w:rsidR="00EB04BF" w:rsidRDefault="00EB04BF" w:rsidP="006151F0">
      <w:pPr>
        <w:pStyle w:val="NoSpacing"/>
        <w:numPr>
          <w:ilvl w:val="0"/>
          <w:numId w:val="13"/>
        </w:numPr>
      </w:pPr>
      <w:r>
        <w:t>Dump the events associated with commands with the longest execution times or that exceeded a specified threshold.</w:t>
      </w:r>
    </w:p>
    <w:p w14:paraId="7516AEE5" w14:textId="042A2B31" w:rsidR="00EB04BF" w:rsidRDefault="00EB04BF" w:rsidP="006151F0">
      <w:pPr>
        <w:pStyle w:val="NoSpacing"/>
        <w:numPr>
          <w:ilvl w:val="0"/>
          <w:numId w:val="13"/>
        </w:numPr>
      </w:pPr>
      <w:r>
        <w:t>Perform logic on linked SET events and dump the events corresponding to user-specified criteria such as specific addresses, or number of specified operations, or failure cases.</w:t>
      </w:r>
    </w:p>
    <w:p w14:paraId="3416BF45" w14:textId="034E31A0" w:rsidR="00EB04BF" w:rsidRDefault="00EB04BF" w:rsidP="006151F0">
      <w:pPr>
        <w:pStyle w:val="NoSpacing"/>
        <w:numPr>
          <w:ilvl w:val="0"/>
          <w:numId w:val="13"/>
        </w:numPr>
      </w:pPr>
      <w:r>
        <w:t>Etc…</w:t>
      </w:r>
    </w:p>
    <w:p w14:paraId="7FD882D3" w14:textId="77777777" w:rsidR="00EB04BF" w:rsidRDefault="00EB04BF" w:rsidP="00F467EE">
      <w:pPr>
        <w:pStyle w:val="NoSpacing"/>
      </w:pPr>
    </w:p>
    <w:p w14:paraId="7B833AEC" w14:textId="66B1D801" w:rsidR="00EB04BF" w:rsidRDefault="00EB04BF" w:rsidP="00F467EE">
      <w:pPr>
        <w:pStyle w:val="NoSpacing"/>
      </w:pPr>
      <w:r>
        <w:t>The plugin can operate both while the test is running, parsing the SET event traces in real-time (and therefore avoiding the need to generate GBs of rwr files), or can re-parse existing rwr files.</w:t>
      </w:r>
    </w:p>
    <w:p w14:paraId="1DA5DFAC" w14:textId="082A459B" w:rsidR="00EB04BF" w:rsidRDefault="00EB04BF" w:rsidP="00F467EE">
      <w:pPr>
        <w:pStyle w:val="NoSpacing"/>
      </w:pPr>
    </w:p>
    <w:p w14:paraId="6A36AA9F" w14:textId="153A38FF" w:rsidR="0019044F" w:rsidRPr="0035138A" w:rsidRDefault="00EB04BF" w:rsidP="00F26ECD">
      <w:pPr>
        <w:pStyle w:val="NoSpacing"/>
      </w:pPr>
      <w:r>
        <w:t>All the plugin logic is controlled by a human-readable and editable text file where the SET events of interest are specified, along with the logic for how the plugin should associated SET events.</w:t>
      </w:r>
    </w:p>
    <w:p w14:paraId="5742F569" w14:textId="77777777" w:rsidR="0019044F" w:rsidRDefault="0019044F" w:rsidP="00F26ECD">
      <w:pPr>
        <w:pStyle w:val="NoSpacing"/>
        <w:rPr>
          <w:b/>
          <w:sz w:val="48"/>
          <w:szCs w:val="48"/>
        </w:rPr>
      </w:pPr>
    </w:p>
    <w:p w14:paraId="4D24771C" w14:textId="77777777" w:rsidR="00660ED1" w:rsidRDefault="00660ED1" w:rsidP="00F26ECD">
      <w:pPr>
        <w:pStyle w:val="NoSpacing"/>
        <w:rPr>
          <w:b/>
          <w:sz w:val="48"/>
          <w:szCs w:val="48"/>
        </w:rPr>
      </w:pPr>
    </w:p>
    <w:p w14:paraId="418A5883" w14:textId="77777777" w:rsidR="00660ED1" w:rsidRDefault="00660ED1" w:rsidP="00F26ECD">
      <w:pPr>
        <w:pStyle w:val="NoSpacing"/>
        <w:rPr>
          <w:b/>
          <w:sz w:val="48"/>
          <w:szCs w:val="48"/>
        </w:rPr>
      </w:pPr>
    </w:p>
    <w:p w14:paraId="40080194" w14:textId="77777777" w:rsidR="00660ED1" w:rsidRDefault="00660ED1" w:rsidP="00F26ECD">
      <w:pPr>
        <w:pStyle w:val="NoSpacing"/>
        <w:rPr>
          <w:b/>
          <w:sz w:val="48"/>
          <w:szCs w:val="48"/>
        </w:rPr>
      </w:pPr>
    </w:p>
    <w:p w14:paraId="170783D0" w14:textId="77777777" w:rsidR="00660ED1" w:rsidRDefault="00660ED1" w:rsidP="00F26ECD">
      <w:pPr>
        <w:pStyle w:val="NoSpacing"/>
        <w:rPr>
          <w:b/>
          <w:sz w:val="48"/>
          <w:szCs w:val="48"/>
        </w:rPr>
      </w:pPr>
    </w:p>
    <w:p w14:paraId="55638855" w14:textId="77777777" w:rsidR="00660ED1" w:rsidRDefault="00660ED1" w:rsidP="00F26ECD">
      <w:pPr>
        <w:pStyle w:val="NoSpacing"/>
        <w:rPr>
          <w:b/>
          <w:sz w:val="48"/>
          <w:szCs w:val="48"/>
        </w:rPr>
      </w:pPr>
    </w:p>
    <w:p w14:paraId="6585740E" w14:textId="77777777" w:rsidR="00660ED1" w:rsidRDefault="00660ED1" w:rsidP="00F26ECD">
      <w:pPr>
        <w:pStyle w:val="NoSpacing"/>
        <w:rPr>
          <w:b/>
          <w:sz w:val="48"/>
          <w:szCs w:val="48"/>
        </w:rPr>
      </w:pPr>
    </w:p>
    <w:p w14:paraId="7D35C66A" w14:textId="77777777" w:rsidR="00660ED1" w:rsidRDefault="00660ED1" w:rsidP="00F26ECD">
      <w:pPr>
        <w:pStyle w:val="NoSpacing"/>
        <w:rPr>
          <w:b/>
          <w:sz w:val="48"/>
          <w:szCs w:val="48"/>
        </w:rPr>
      </w:pPr>
    </w:p>
    <w:p w14:paraId="773470A6" w14:textId="77777777" w:rsidR="00660ED1" w:rsidRDefault="00660ED1" w:rsidP="00F26ECD">
      <w:pPr>
        <w:pStyle w:val="NoSpacing"/>
        <w:rPr>
          <w:b/>
          <w:sz w:val="48"/>
          <w:szCs w:val="48"/>
        </w:rPr>
      </w:pPr>
    </w:p>
    <w:p w14:paraId="2EBA734E" w14:textId="77777777" w:rsidR="00660ED1" w:rsidRDefault="00660ED1" w:rsidP="00F26ECD">
      <w:pPr>
        <w:pStyle w:val="NoSpacing"/>
        <w:rPr>
          <w:b/>
          <w:sz w:val="48"/>
          <w:szCs w:val="48"/>
        </w:rPr>
      </w:pPr>
    </w:p>
    <w:p w14:paraId="5DCE41A6" w14:textId="76DD9C19" w:rsidR="00F26ECD" w:rsidRPr="009928ED" w:rsidRDefault="009928ED" w:rsidP="00F26ECD">
      <w:pPr>
        <w:pStyle w:val="NoSpacing"/>
        <w:rPr>
          <w:b/>
          <w:sz w:val="48"/>
          <w:szCs w:val="48"/>
        </w:rPr>
      </w:pPr>
      <w:r w:rsidRPr="009928ED">
        <w:rPr>
          <w:b/>
          <w:sz w:val="48"/>
          <w:szCs w:val="48"/>
        </w:rPr>
        <w:lastRenderedPageBreak/>
        <w:t>Methodology</w:t>
      </w:r>
    </w:p>
    <w:p w14:paraId="75FB8DF9" w14:textId="684028D7" w:rsidR="001A7BBA" w:rsidRPr="0005316A" w:rsidRDefault="001A7BBA" w:rsidP="001A7BBA">
      <w:pPr>
        <w:pStyle w:val="NoSpacing"/>
        <w:rPr>
          <w:i/>
        </w:rPr>
      </w:pPr>
      <w:r w:rsidRPr="0005316A">
        <w:rPr>
          <w:i/>
        </w:rPr>
        <w:t>Steps to run the plugin and xPlorer CLI</w:t>
      </w:r>
    </w:p>
    <w:p w14:paraId="137B0D0D" w14:textId="088B74EA" w:rsidR="00922EE3" w:rsidRPr="001A0308" w:rsidRDefault="001A0308" w:rsidP="00922EE3">
      <w:pPr>
        <w:pStyle w:val="NoSpacing"/>
        <w:rPr>
          <w:u w:val="single"/>
        </w:rPr>
      </w:pPr>
      <w:r w:rsidRPr="001A0308">
        <w:rPr>
          <w:u w:val="single"/>
        </w:rPr>
        <w:t>xPlorer CLI-Plugin</w:t>
      </w:r>
    </w:p>
    <w:p w14:paraId="1D2859B4" w14:textId="77777777" w:rsidR="0035138A" w:rsidRDefault="008338C1" w:rsidP="008338C1">
      <w:pPr>
        <w:pStyle w:val="NoSpacing"/>
        <w:numPr>
          <w:ilvl w:val="0"/>
          <w:numId w:val="14"/>
        </w:numPr>
      </w:pPr>
      <w:r>
        <w:t>Find file path of where Plugin is.</w:t>
      </w:r>
    </w:p>
    <w:p w14:paraId="4BB34DED" w14:textId="242082C9" w:rsidR="008338C1" w:rsidRDefault="008338C1" w:rsidP="008338C1">
      <w:pPr>
        <w:pStyle w:val="NoSpacing"/>
        <w:numPr>
          <w:ilvl w:val="0"/>
          <w:numId w:val="14"/>
        </w:numPr>
      </w:pPr>
      <w:r>
        <w:t>Edit configuration file as needed for what you need.</w:t>
      </w:r>
      <w:r w:rsidR="001A0308">
        <w:t xml:space="preserve"> (need to file path of this too)</w:t>
      </w:r>
    </w:p>
    <w:p w14:paraId="6F8C390E" w14:textId="4BEDB497" w:rsidR="000469F8" w:rsidRDefault="000469F8" w:rsidP="000469F8">
      <w:pPr>
        <w:pStyle w:val="NoSpacing"/>
      </w:pPr>
    </w:p>
    <w:p w14:paraId="72160113" w14:textId="217AA2F7" w:rsidR="00EF7A8B" w:rsidRDefault="00EF7A8B" w:rsidP="000469F8">
      <w:pPr>
        <w:pStyle w:val="NoSpacing"/>
      </w:pPr>
      <w:r w:rsidRPr="00EF7A8B">
        <w:rPr>
          <w:u w:val="single"/>
        </w:rPr>
        <w:t>If running test live with plugin</w:t>
      </w:r>
      <w:r>
        <w:t>:</w:t>
      </w:r>
    </w:p>
    <w:p w14:paraId="080EB62D" w14:textId="43120DDA" w:rsidR="00A355B6" w:rsidRPr="00E05A70" w:rsidRDefault="00BF3E20" w:rsidP="00D56997">
      <w:pPr>
        <w:pStyle w:val="NoSpacing"/>
        <w:numPr>
          <w:ilvl w:val="0"/>
          <w:numId w:val="14"/>
        </w:numPr>
      </w:pPr>
      <w:r w:rsidRPr="00E05A70">
        <w:rPr>
          <w:b/>
          <w:bCs/>
        </w:rPr>
        <w:t xml:space="preserve">File Path to CMD: </w:t>
      </w:r>
      <w:r w:rsidR="00D56997">
        <w:rPr>
          <w:bCs/>
        </w:rPr>
        <w:t xml:space="preserve">cd </w:t>
      </w:r>
      <w:r w:rsidRPr="00E05A70">
        <w:t xml:space="preserve">C:\xTools\app\xplorer\ </w:t>
      </w:r>
    </w:p>
    <w:p w14:paraId="3515045C" w14:textId="494819A7" w:rsidR="00A355B6" w:rsidRPr="00E05A70" w:rsidRDefault="00BF3E20" w:rsidP="00D56997">
      <w:pPr>
        <w:pStyle w:val="NoSpacing"/>
        <w:numPr>
          <w:ilvl w:val="0"/>
          <w:numId w:val="14"/>
        </w:numPr>
      </w:pPr>
      <w:r w:rsidRPr="00E05A70">
        <w:rPr>
          <w:b/>
          <w:bCs/>
        </w:rPr>
        <w:t xml:space="preserve">START: </w:t>
      </w:r>
      <w:r w:rsidRPr="00E05A70">
        <w:t>xplorer-cli.bat session create --session-configuration-file=&lt;path to json configuration file&gt; --start=true</w:t>
      </w:r>
    </w:p>
    <w:p w14:paraId="61D4009C" w14:textId="0203087B" w:rsidR="000469F8" w:rsidRDefault="00BF3E20" w:rsidP="000469F8">
      <w:pPr>
        <w:pStyle w:val="NoSpacing"/>
        <w:numPr>
          <w:ilvl w:val="0"/>
          <w:numId w:val="14"/>
        </w:numPr>
      </w:pPr>
      <w:r w:rsidRPr="00E05A70">
        <w:rPr>
          <w:b/>
          <w:bCs/>
        </w:rPr>
        <w:t xml:space="preserve">STOP: </w:t>
      </w:r>
      <w:r w:rsidRPr="00E05A70">
        <w:t>xplorer-cli.bat session stop --session-id=&lt;session-id&gt;</w:t>
      </w:r>
    </w:p>
    <w:p w14:paraId="45D1DC98" w14:textId="4B36E2BC" w:rsidR="0035138A" w:rsidRDefault="00D56997" w:rsidP="0035138A">
      <w:pPr>
        <w:pStyle w:val="NoSpacing"/>
        <w:numPr>
          <w:ilvl w:val="0"/>
          <w:numId w:val="14"/>
        </w:numPr>
      </w:pPr>
      <w:r>
        <w:t>“</w:t>
      </w:r>
      <w:r w:rsidR="0035138A">
        <w:t>Results</w:t>
      </w:r>
      <w:r>
        <w:t>.csv”</w:t>
      </w:r>
      <w:r w:rsidR="0035138A">
        <w:t xml:space="preserve"> will output</w:t>
      </w:r>
      <w:r w:rsidR="008338C1">
        <w:t xml:space="preserve"> into </w:t>
      </w:r>
      <w:r>
        <w:t>xrwrdecoder directory in xTools</w:t>
      </w:r>
      <w:r w:rsidR="0035138A">
        <w:t xml:space="preserve"> (plugin will do this automatically)</w:t>
      </w:r>
    </w:p>
    <w:p w14:paraId="672AA6D1" w14:textId="77777777" w:rsidR="001A7BBA" w:rsidRDefault="001A7BBA" w:rsidP="0035138A">
      <w:pPr>
        <w:pStyle w:val="NoSpacing"/>
      </w:pPr>
    </w:p>
    <w:p w14:paraId="727237EF" w14:textId="7D5E854A" w:rsidR="000469F8" w:rsidRPr="008338C1" w:rsidRDefault="000469F8" w:rsidP="000469F8">
      <w:pPr>
        <w:pStyle w:val="NoSpacing"/>
        <w:rPr>
          <w:u w:val="single"/>
        </w:rPr>
      </w:pPr>
      <w:r w:rsidRPr="000469F8">
        <w:rPr>
          <w:u w:val="single"/>
        </w:rPr>
        <w:t>If RWR events where already captured:</w:t>
      </w:r>
    </w:p>
    <w:p w14:paraId="6126C1B5" w14:textId="77777777" w:rsidR="001A7BBA" w:rsidRDefault="000469F8" w:rsidP="00F87D0B">
      <w:pPr>
        <w:pStyle w:val="NoSpacing"/>
        <w:numPr>
          <w:ilvl w:val="0"/>
          <w:numId w:val="20"/>
        </w:numPr>
        <w:tabs>
          <w:tab w:val="left" w:pos="3733"/>
        </w:tabs>
      </w:pPr>
      <w:r>
        <w:t>Find f</w:t>
      </w:r>
      <w:r w:rsidR="008338C1">
        <w:t>ile path of where RWR files are</w:t>
      </w:r>
      <w:r w:rsidR="008338C1">
        <w:tab/>
      </w:r>
    </w:p>
    <w:p w14:paraId="42E6ABBB" w14:textId="7C97A876" w:rsidR="00F87D0B" w:rsidRDefault="00F87D0B" w:rsidP="001A7BBA">
      <w:pPr>
        <w:pStyle w:val="NoSpacing"/>
        <w:tabs>
          <w:tab w:val="left" w:pos="3733"/>
        </w:tabs>
        <w:ind w:left="720"/>
      </w:pPr>
      <w:r>
        <w:tab/>
      </w:r>
    </w:p>
    <w:p w14:paraId="12CD5003" w14:textId="5B810E34" w:rsidR="00F26ECD" w:rsidRDefault="00F26ECD" w:rsidP="00F87D0B">
      <w:pPr>
        <w:pStyle w:val="NoSpacing"/>
        <w:numPr>
          <w:ilvl w:val="0"/>
          <w:numId w:val="20"/>
        </w:numPr>
        <w:tabs>
          <w:tab w:val="left" w:pos="3733"/>
        </w:tabs>
      </w:pPr>
      <w:r>
        <w:t xml:space="preserve">Run </w:t>
      </w:r>
      <w:r w:rsidR="009521AA" w:rsidRPr="0035138A">
        <w:rPr>
          <w:b/>
        </w:rPr>
        <w:t>“</w:t>
      </w:r>
      <w:r w:rsidR="009521AA" w:rsidRPr="0035138A">
        <w:rPr>
          <w:b/>
          <w:bCs/>
        </w:rPr>
        <w:t xml:space="preserve">xrwrdecoder-cli.bat process decode --product=&lt;product name&gt; </w:t>
      </w:r>
      <w:r w:rsidR="009521AA">
        <w:rPr>
          <w:b/>
          <w:bCs/>
        </w:rPr>
        <w:t>--run-mode=</w:t>
      </w:r>
      <w:r w:rsidR="005331FC">
        <w:rPr>
          <w:b/>
          <w:bCs/>
        </w:rPr>
        <w:t>READ</w:t>
      </w:r>
      <w:r w:rsidR="009521AA">
        <w:rPr>
          <w:b/>
          <w:bCs/>
        </w:rPr>
        <w:t xml:space="preserve"> </w:t>
      </w:r>
      <w:r w:rsidR="009521AA" w:rsidRPr="0035138A">
        <w:rPr>
          <w:b/>
          <w:bCs/>
        </w:rPr>
        <w:t>--rwr-path&lt;path where RWR files are&gt; --dco-path=C:\RWR\SetDictionary.dco --output-type=NONE --plugin-classes=&lt;name of plugin class&gt; --plugin-source-directory=&lt;where the folder the plugin is&gt;</w:t>
      </w:r>
      <w:r w:rsidRPr="00F87D0B">
        <w:rPr>
          <w:b/>
        </w:rPr>
        <w:t>”</w:t>
      </w:r>
      <w:r w:rsidR="009521AA" w:rsidRPr="009521AA">
        <w:t xml:space="preserve"> </w:t>
      </w:r>
      <w:r w:rsidR="009521AA">
        <w:t>command</w:t>
      </w:r>
      <w:r>
        <w:t xml:space="preserve"> in the file path </w:t>
      </w:r>
      <w:r w:rsidRPr="00F87D0B">
        <w:rPr>
          <w:b/>
        </w:rPr>
        <w:t>xtools/app/xrwrdecoder</w:t>
      </w:r>
    </w:p>
    <w:p w14:paraId="79D6736C" w14:textId="77777777" w:rsidR="000469F8" w:rsidRDefault="000469F8" w:rsidP="000469F8">
      <w:pPr>
        <w:pStyle w:val="NoSpacing"/>
      </w:pPr>
    </w:p>
    <w:p w14:paraId="254B1F91" w14:textId="1DF437A7" w:rsidR="0035501E" w:rsidRDefault="00F87D0B" w:rsidP="008C2711">
      <w:pPr>
        <w:pStyle w:val="NoSpacing"/>
        <w:numPr>
          <w:ilvl w:val="0"/>
          <w:numId w:val="16"/>
        </w:numPr>
      </w:pPr>
      <w:r>
        <w:t>Results will output into CSV file (plugin will do this automatically)</w:t>
      </w:r>
    </w:p>
    <w:p w14:paraId="3D07B778" w14:textId="77777777" w:rsidR="000C62E9" w:rsidRDefault="000C62E9" w:rsidP="000C62E9">
      <w:pPr>
        <w:pStyle w:val="NoSpacing"/>
        <w:ind w:left="360"/>
      </w:pPr>
    </w:p>
    <w:p w14:paraId="3A81BCB8" w14:textId="77777777" w:rsidR="00660ED1" w:rsidRDefault="00660ED1" w:rsidP="0035501E">
      <w:pPr>
        <w:pStyle w:val="NoSpacing"/>
        <w:rPr>
          <w:b/>
          <w:sz w:val="48"/>
          <w:szCs w:val="48"/>
        </w:rPr>
      </w:pPr>
    </w:p>
    <w:p w14:paraId="3B954702" w14:textId="77777777" w:rsidR="00660ED1" w:rsidRDefault="00660ED1" w:rsidP="0035501E">
      <w:pPr>
        <w:pStyle w:val="NoSpacing"/>
        <w:rPr>
          <w:b/>
          <w:sz w:val="48"/>
          <w:szCs w:val="48"/>
        </w:rPr>
      </w:pPr>
    </w:p>
    <w:p w14:paraId="3AEF5B53" w14:textId="2F05A223" w:rsidR="00660ED1" w:rsidRDefault="00660ED1" w:rsidP="0035501E">
      <w:pPr>
        <w:pStyle w:val="NoSpacing"/>
        <w:rPr>
          <w:b/>
          <w:sz w:val="48"/>
          <w:szCs w:val="48"/>
        </w:rPr>
      </w:pPr>
    </w:p>
    <w:p w14:paraId="0629EF90" w14:textId="17C7E035" w:rsidR="00D56997" w:rsidRDefault="00D56997" w:rsidP="0035501E">
      <w:pPr>
        <w:pStyle w:val="NoSpacing"/>
        <w:rPr>
          <w:b/>
          <w:sz w:val="48"/>
          <w:szCs w:val="48"/>
        </w:rPr>
      </w:pPr>
    </w:p>
    <w:p w14:paraId="69F117AF" w14:textId="584773BD" w:rsidR="00D56997" w:rsidRDefault="00D56997" w:rsidP="0035501E">
      <w:pPr>
        <w:pStyle w:val="NoSpacing"/>
        <w:rPr>
          <w:b/>
          <w:sz w:val="48"/>
          <w:szCs w:val="48"/>
        </w:rPr>
      </w:pPr>
    </w:p>
    <w:p w14:paraId="482FFC01" w14:textId="47861073" w:rsidR="00D56997" w:rsidRDefault="00D56997" w:rsidP="0035501E">
      <w:pPr>
        <w:pStyle w:val="NoSpacing"/>
        <w:rPr>
          <w:b/>
          <w:sz w:val="48"/>
          <w:szCs w:val="48"/>
        </w:rPr>
      </w:pPr>
    </w:p>
    <w:p w14:paraId="7D31E28A" w14:textId="77777777" w:rsidR="00D56997" w:rsidRDefault="00D56997" w:rsidP="0035501E">
      <w:pPr>
        <w:pStyle w:val="NoSpacing"/>
        <w:rPr>
          <w:b/>
          <w:sz w:val="48"/>
          <w:szCs w:val="48"/>
        </w:rPr>
      </w:pPr>
    </w:p>
    <w:p w14:paraId="4FAD0FEB" w14:textId="77777777" w:rsidR="00660ED1" w:rsidRDefault="00660ED1" w:rsidP="0035501E">
      <w:pPr>
        <w:pStyle w:val="NoSpacing"/>
        <w:rPr>
          <w:b/>
          <w:sz w:val="48"/>
          <w:szCs w:val="48"/>
        </w:rPr>
      </w:pPr>
    </w:p>
    <w:p w14:paraId="50DEC66F" w14:textId="77777777" w:rsidR="00660ED1" w:rsidRDefault="00660ED1" w:rsidP="0035501E">
      <w:pPr>
        <w:pStyle w:val="NoSpacing"/>
        <w:rPr>
          <w:b/>
          <w:sz w:val="48"/>
          <w:szCs w:val="48"/>
        </w:rPr>
      </w:pPr>
    </w:p>
    <w:p w14:paraId="68CA7577" w14:textId="77777777" w:rsidR="00660ED1" w:rsidRDefault="00660ED1" w:rsidP="0035501E">
      <w:pPr>
        <w:pStyle w:val="NoSpacing"/>
        <w:rPr>
          <w:b/>
          <w:sz w:val="48"/>
          <w:szCs w:val="48"/>
        </w:rPr>
      </w:pPr>
    </w:p>
    <w:p w14:paraId="4E731C23" w14:textId="7D84C019" w:rsidR="00970987" w:rsidRDefault="008C2711" w:rsidP="0035501E">
      <w:pPr>
        <w:pStyle w:val="NoSpacing"/>
      </w:pPr>
      <w:r w:rsidRPr="009928ED">
        <w:rPr>
          <w:b/>
          <w:sz w:val="48"/>
          <w:szCs w:val="48"/>
        </w:rPr>
        <w:lastRenderedPageBreak/>
        <w:t>Logic</w:t>
      </w:r>
    </w:p>
    <w:p w14:paraId="729AE54F" w14:textId="77777777" w:rsidR="00790D94" w:rsidRDefault="00790D94" w:rsidP="00790D94">
      <w:pPr>
        <w:pStyle w:val="NoSpacing"/>
        <w:rPr>
          <w:ins w:id="6" w:author="John Kang" w:date="2019-07-19T08:42:00Z"/>
        </w:rPr>
      </w:pPr>
      <w:r>
        <w:rPr>
          <w:noProof/>
        </w:rPr>
        <w:drawing>
          <wp:inline distT="0" distB="0" distL="0" distR="0" wp14:anchorId="161CCAA9" wp14:editId="699769EB">
            <wp:extent cx="5943600" cy="3895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5725"/>
                    </a:xfrm>
                    <a:prstGeom prst="rect">
                      <a:avLst/>
                    </a:prstGeom>
                  </pic:spPr>
                </pic:pic>
              </a:graphicData>
            </a:graphic>
          </wp:inline>
        </w:drawing>
      </w:r>
    </w:p>
    <w:p w14:paraId="5321F696" w14:textId="77777777" w:rsidR="00790D94" w:rsidRDefault="00790D94" w:rsidP="00790D94">
      <w:pPr>
        <w:pStyle w:val="NoSpacing"/>
      </w:pPr>
    </w:p>
    <w:p w14:paraId="1D0ED336" w14:textId="4D3130B2" w:rsidR="00790D94" w:rsidRPr="00790D94" w:rsidRDefault="00790D94" w:rsidP="0035501E">
      <w:pPr>
        <w:pStyle w:val="NoSpacing"/>
        <w:rPr>
          <w:i/>
          <w:sz w:val="18"/>
        </w:rPr>
      </w:pPr>
      <w:r>
        <w:rPr>
          <w:i/>
          <w:sz w:val="18"/>
        </w:rPr>
        <w:t>Figure 1 Design Flow of Code</w:t>
      </w:r>
    </w:p>
    <w:p w14:paraId="435A9A01" w14:textId="40422B74" w:rsidR="00790D94" w:rsidRPr="000C62E9" w:rsidRDefault="000C62E9" w:rsidP="0035501E">
      <w:pPr>
        <w:pStyle w:val="NoSpacing"/>
        <w:rPr>
          <w:b/>
        </w:rPr>
      </w:pPr>
      <w:r w:rsidRPr="000C62E9">
        <w:rPr>
          <w:b/>
        </w:rPr>
        <w:t>PROGRAMMING LANGUAGE DISTINCTIONS</w:t>
      </w:r>
    </w:p>
    <w:p w14:paraId="382ABFBF" w14:textId="12B43A18" w:rsidR="000C62E9" w:rsidRDefault="000C62E9" w:rsidP="000C62E9">
      <w:pPr>
        <w:pStyle w:val="NoSpacing"/>
      </w:pPr>
      <w:r>
        <w:tab/>
        <w:t>C++/Java use the term “Map/HashMap” for their data structure of key value pairs.</w:t>
      </w:r>
    </w:p>
    <w:p w14:paraId="2EFF4C36" w14:textId="03B5CFAA" w:rsidR="000C62E9" w:rsidRDefault="000C62E9" w:rsidP="000C62E9">
      <w:pPr>
        <w:pStyle w:val="NoSpacing"/>
      </w:pPr>
      <w:r>
        <w:tab/>
        <w:t>Python uses the term “Dictionary” for their data structure of key value pairs.</w:t>
      </w:r>
    </w:p>
    <w:p w14:paraId="69CE7023" w14:textId="77777777" w:rsidR="000C62E9" w:rsidRDefault="000C62E9" w:rsidP="0035501E">
      <w:pPr>
        <w:pStyle w:val="NoSpacing"/>
      </w:pPr>
    </w:p>
    <w:p w14:paraId="73DFC613" w14:textId="7F2D3C8C" w:rsidR="001C263F" w:rsidRPr="001D0303" w:rsidRDefault="00D025A7" w:rsidP="0035501E">
      <w:pPr>
        <w:pStyle w:val="NoSpacing"/>
        <w:rPr>
          <w:b/>
        </w:rPr>
      </w:pPr>
      <w:r w:rsidRPr="001D0303">
        <w:rPr>
          <w:b/>
        </w:rPr>
        <w:t>A map is the most prominent data structure used in the design flow, is it used to “map” a unique key with a value.</w:t>
      </w:r>
    </w:p>
    <w:p w14:paraId="0578BF59" w14:textId="77777777" w:rsidR="00D025A7" w:rsidRPr="001D0303" w:rsidRDefault="00D025A7" w:rsidP="0035501E">
      <w:pPr>
        <w:pStyle w:val="NoSpacing"/>
        <w:rPr>
          <w:b/>
        </w:rPr>
      </w:pPr>
    </w:p>
    <w:p w14:paraId="197D802B" w14:textId="40A8400D" w:rsidR="004443C6" w:rsidRPr="0060272F" w:rsidRDefault="00D025A7" w:rsidP="0035501E">
      <w:pPr>
        <w:pStyle w:val="NoSpacing"/>
        <w:rPr>
          <w:b/>
        </w:rPr>
      </w:pPr>
      <w:r w:rsidRPr="001D0303">
        <w:rPr>
          <w:b/>
        </w:rPr>
        <w:t>The key can be any data type, and the value can be any data type but also can be any data structure, in this design there can be a list as the value for each specific key.</w:t>
      </w:r>
    </w:p>
    <w:p w14:paraId="04D2B835" w14:textId="77777777" w:rsidR="004443C6" w:rsidRPr="004443C6" w:rsidRDefault="004443C6" w:rsidP="0035501E">
      <w:pPr>
        <w:pStyle w:val="NoSpacing"/>
        <w:rPr>
          <w:i/>
        </w:rPr>
      </w:pPr>
    </w:p>
    <w:p w14:paraId="00734043" w14:textId="753112F3" w:rsidR="00BD7FC1" w:rsidRDefault="004E20ED" w:rsidP="00F30C23">
      <w:pPr>
        <w:pStyle w:val="NoSpacing"/>
      </w:pPr>
      <w:r w:rsidRPr="004443C6">
        <w:rPr>
          <w:i/>
        </w:rPr>
        <w:t>This plugin requires the input of a configuration file (simple .txt file)</w:t>
      </w:r>
      <w:r w:rsidR="00BD7FC1">
        <w:t xml:space="preserve"> </w:t>
      </w:r>
    </w:p>
    <w:p w14:paraId="1962E0F9" w14:textId="68AAC3BA" w:rsidR="004E20ED" w:rsidRDefault="008C2711" w:rsidP="00F30C23">
      <w:pPr>
        <w:pStyle w:val="NoSpacing"/>
      </w:pPr>
      <w:r>
        <w:lastRenderedPageBreak/>
        <w:t xml:space="preserve">Template </w:t>
      </w:r>
      <w:r w:rsidR="00D965E9">
        <w:rPr>
          <w:noProof/>
        </w:rPr>
        <w:drawing>
          <wp:inline distT="0" distB="0" distL="0" distR="0" wp14:anchorId="7A239D4B" wp14:editId="10B4FAAC">
            <wp:extent cx="5943600" cy="2541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41905"/>
                    </a:xfrm>
                    <a:prstGeom prst="rect">
                      <a:avLst/>
                    </a:prstGeom>
                  </pic:spPr>
                </pic:pic>
              </a:graphicData>
            </a:graphic>
          </wp:inline>
        </w:drawing>
      </w:r>
    </w:p>
    <w:p w14:paraId="015D81FC" w14:textId="77777777" w:rsidR="008C2711" w:rsidRDefault="008C2711" w:rsidP="00F30C23">
      <w:pPr>
        <w:pStyle w:val="NoSpacing"/>
      </w:pPr>
      <w:r>
        <w:t>Example</w:t>
      </w:r>
    </w:p>
    <w:p w14:paraId="05473C40" w14:textId="136024DA" w:rsidR="00FD51A0" w:rsidRDefault="00D965E9" w:rsidP="00F30C23">
      <w:pPr>
        <w:pStyle w:val="NoSpacing"/>
      </w:pPr>
      <w:r>
        <w:rPr>
          <w:noProof/>
        </w:rPr>
        <w:drawing>
          <wp:inline distT="0" distB="0" distL="0" distR="0" wp14:anchorId="6A728D7E" wp14:editId="24544F39">
            <wp:extent cx="5943600"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2300"/>
                    </a:xfrm>
                    <a:prstGeom prst="rect">
                      <a:avLst/>
                    </a:prstGeom>
                  </pic:spPr>
                </pic:pic>
              </a:graphicData>
            </a:graphic>
          </wp:inline>
        </w:drawing>
      </w:r>
    </w:p>
    <w:p w14:paraId="048BC595" w14:textId="77777777" w:rsidR="00837ED9" w:rsidRDefault="00837ED9" w:rsidP="00F30C23">
      <w:pPr>
        <w:pStyle w:val="NoSpacing"/>
      </w:pPr>
    </w:p>
    <w:p w14:paraId="29CDF939" w14:textId="6144592F" w:rsidR="00FD51A0" w:rsidRPr="00D025A7" w:rsidRDefault="00BD7FC1" w:rsidP="00BD7FC1">
      <w:pPr>
        <w:pStyle w:val="NoSpacing"/>
        <w:rPr>
          <w:u w:val="single"/>
        </w:rPr>
      </w:pPr>
      <w:r w:rsidRPr="00D025A7">
        <w:rPr>
          <w:u w:val="single"/>
        </w:rPr>
        <w:t>Higher Level understanding of Design flow:</w:t>
      </w:r>
    </w:p>
    <w:p w14:paraId="5628B6CD" w14:textId="46C75028" w:rsidR="00BD7FC1" w:rsidRDefault="00BD7FC1" w:rsidP="00F30C23">
      <w:pPr>
        <w:pStyle w:val="NoSpacing"/>
      </w:pPr>
      <w:r>
        <w:t>In the configuration file SET events</w:t>
      </w:r>
      <w:r w:rsidR="00C8400F">
        <w:t xml:space="preserve"> are sectioned off into different “indicators” </w:t>
      </w:r>
    </w:p>
    <w:p w14:paraId="2676A7E1" w14:textId="77777777" w:rsidR="00837ED9" w:rsidRDefault="00C8400F" w:rsidP="00F30C23">
      <w:pPr>
        <w:pStyle w:val="NoSpacing"/>
        <w:numPr>
          <w:ilvl w:val="0"/>
          <w:numId w:val="22"/>
        </w:numPr>
      </w:pPr>
      <w:r>
        <w:t>There are events that start the trace “starters”.</w:t>
      </w:r>
    </w:p>
    <w:p w14:paraId="7D9140ED" w14:textId="77777777" w:rsidR="00837ED9" w:rsidRDefault="00C8400F" w:rsidP="00F30C23">
      <w:pPr>
        <w:pStyle w:val="NoSpacing"/>
        <w:numPr>
          <w:ilvl w:val="0"/>
          <w:numId w:val="22"/>
        </w:numPr>
      </w:pPr>
      <w:r>
        <w:t>There are events you want to track alongside with the start “in between”.</w:t>
      </w:r>
    </w:p>
    <w:p w14:paraId="706A31E8" w14:textId="0C6E4672" w:rsidR="00C8400F" w:rsidRDefault="00C8400F" w:rsidP="00F30C23">
      <w:pPr>
        <w:pStyle w:val="NoSpacing"/>
        <w:numPr>
          <w:ilvl w:val="0"/>
          <w:numId w:val="22"/>
        </w:numPr>
      </w:pPr>
      <w:r>
        <w:t xml:space="preserve">There are events that you need to stop the trace “enders” these </w:t>
      </w:r>
      <w:r w:rsidR="000554F8">
        <w:t>signify the end of a trace</w:t>
      </w:r>
    </w:p>
    <w:p w14:paraId="14BA0FC1" w14:textId="5E00676A" w:rsidR="0022004F" w:rsidRDefault="0022004F" w:rsidP="00F30C23">
      <w:pPr>
        <w:pStyle w:val="NoSpacing"/>
      </w:pPr>
      <w:r>
        <w:t xml:space="preserve">All these events’ names </w:t>
      </w:r>
      <w:r w:rsidR="00FD51A0">
        <w:t xml:space="preserve">are placed in separate maps (start, inbtwn, and end) </w:t>
      </w:r>
      <w:r>
        <w:t>for easy access time when looking them up</w:t>
      </w:r>
    </w:p>
    <w:p w14:paraId="508C3A61" w14:textId="64232D88" w:rsidR="00C34C71" w:rsidRDefault="00C34C71" w:rsidP="00F30C23">
      <w:pPr>
        <w:pStyle w:val="NoSpacing"/>
      </w:pPr>
      <w:r>
        <w:t xml:space="preserve">*these events are linked by the </w:t>
      </w:r>
      <w:r w:rsidR="00837ED9">
        <w:t>keyword.</w:t>
      </w:r>
    </w:p>
    <w:p w14:paraId="15EE05B3" w14:textId="77777777" w:rsidR="00933423" w:rsidRDefault="00933423" w:rsidP="00933423">
      <w:pPr>
        <w:pStyle w:val="NoSpacing"/>
      </w:pPr>
    </w:p>
    <w:p w14:paraId="619C2182" w14:textId="05AB411F" w:rsidR="00933423" w:rsidRDefault="00933423" w:rsidP="00933423">
      <w:pPr>
        <w:pStyle w:val="NoSpacing"/>
      </w:pPr>
      <w:r>
        <w:lastRenderedPageBreak/>
        <w:t xml:space="preserve">Along with the maps mention there is </w:t>
      </w:r>
      <w:r w:rsidRPr="005028E9">
        <w:rPr>
          <w:b/>
        </w:rPr>
        <w:t>a map that links actual parameter name syntax with a keyword</w:t>
      </w:r>
      <w:r>
        <w:t xml:space="preserve"> like “*HIMCmdIdx – host” and “HIMCmdIdx” have keywords “cmd idx” (set by the user) so that the program knows, that even if the syntax is off, the keywords are the same and can link the two events.</w:t>
      </w:r>
    </w:p>
    <w:p w14:paraId="55261183" w14:textId="70315095" w:rsidR="00FD51A0" w:rsidRDefault="00FD51A0" w:rsidP="00F30C23">
      <w:pPr>
        <w:pStyle w:val="NoSpacing"/>
      </w:pPr>
    </w:p>
    <w:p w14:paraId="2EED4829" w14:textId="7C1A5412" w:rsidR="00FD51A0" w:rsidRPr="00E445C2" w:rsidRDefault="00FD51A0" w:rsidP="00F30C23">
      <w:pPr>
        <w:pStyle w:val="NoSpacing"/>
        <w:rPr>
          <w:u w:val="single"/>
        </w:rPr>
      </w:pPr>
      <w:r w:rsidRPr="00E445C2">
        <w:rPr>
          <w:u w:val="single"/>
        </w:rPr>
        <w:t xml:space="preserve">The </w:t>
      </w:r>
      <w:r w:rsidRPr="00E445C2">
        <w:rPr>
          <w:b/>
          <w:u w:val="single"/>
        </w:rPr>
        <w:t>structu</w:t>
      </w:r>
      <w:r w:rsidR="00933423" w:rsidRPr="00E445C2">
        <w:rPr>
          <w:b/>
          <w:u w:val="single"/>
        </w:rPr>
        <w:t>re</w:t>
      </w:r>
      <w:r w:rsidR="00933423" w:rsidRPr="00E445C2">
        <w:rPr>
          <w:u w:val="single"/>
        </w:rPr>
        <w:t xml:space="preserve"> of the configuration file is:</w:t>
      </w:r>
    </w:p>
    <w:p w14:paraId="3590214D" w14:textId="52A1E0B9" w:rsidR="00E445C2" w:rsidRDefault="00933423" w:rsidP="00F30C23">
      <w:pPr>
        <w:pStyle w:val="NoSpacing"/>
        <w:numPr>
          <w:ilvl w:val="0"/>
          <w:numId w:val="24"/>
        </w:numPr>
      </w:pPr>
      <w:r>
        <w:t>E</w:t>
      </w:r>
      <w:r w:rsidR="00910E61">
        <w:t>ach phrase will be bracket by {}</w:t>
      </w:r>
      <w:r>
        <w:t xml:space="preserve"> </w:t>
      </w:r>
    </w:p>
    <w:p w14:paraId="3A9F9DB4" w14:textId="7F4AC258" w:rsidR="00E445C2" w:rsidRDefault="00933423" w:rsidP="00F30C23">
      <w:pPr>
        <w:pStyle w:val="NoSpacing"/>
        <w:numPr>
          <w:ilvl w:val="0"/>
          <w:numId w:val="24"/>
        </w:numPr>
      </w:pPr>
      <w:r>
        <w:t xml:space="preserve">The </w:t>
      </w:r>
      <w:r w:rsidRPr="005D563D">
        <w:rPr>
          <w:b/>
        </w:rPr>
        <w:t>first phrase</w:t>
      </w:r>
      <w:r>
        <w:t xml:space="preserve"> is the key </w:t>
      </w:r>
      <w:r w:rsidR="001F0F72" w:rsidRPr="001F0F72">
        <w:t>(SET event</w:t>
      </w:r>
      <w:r w:rsidR="00E445C2">
        <w:t xml:space="preserve"> name – must match name exactly) </w:t>
      </w:r>
      <w:r>
        <w:t xml:space="preserve">of </w:t>
      </w:r>
      <w:r w:rsidR="00E445C2">
        <w:t>each</w:t>
      </w:r>
      <w:r>
        <w:t xml:space="preserve"> respective </w:t>
      </w:r>
      <w:r w:rsidR="0047305D">
        <w:t>map</w:t>
      </w:r>
      <w:r>
        <w:t xml:space="preserve"> (start, inbtwn, end)</w:t>
      </w:r>
    </w:p>
    <w:p w14:paraId="26181C1D" w14:textId="324648B4" w:rsidR="00E445C2" w:rsidRDefault="00E445C2" w:rsidP="00F30C23">
      <w:pPr>
        <w:pStyle w:val="NoSpacing"/>
        <w:numPr>
          <w:ilvl w:val="0"/>
          <w:numId w:val="24"/>
        </w:numPr>
      </w:pPr>
      <w:r>
        <w:t>E</w:t>
      </w:r>
      <w:r w:rsidR="00933423">
        <w:t>ach specific parameter name</w:t>
      </w:r>
      <w:r w:rsidR="005D563D">
        <w:t>, after the SET event name,</w:t>
      </w:r>
      <w:r w:rsidR="00933423">
        <w:t xml:space="preserve"> you want for that specific SET event like “FFLBA</w:t>
      </w:r>
      <w:r w:rsidR="0047305D">
        <w:t>-“</w:t>
      </w:r>
      <w:r w:rsidR="005D563D">
        <w:t xml:space="preserve"> </w:t>
      </w:r>
      <w:r w:rsidR="0047305D">
        <w:t>is</w:t>
      </w:r>
      <w:r w:rsidR="00910E61">
        <w:t xml:space="preserve"> also bracketed by {}</w:t>
      </w:r>
      <w:r>
        <w:t xml:space="preserve"> with a keyword like fflba, </w:t>
      </w:r>
    </w:p>
    <w:p w14:paraId="176CA591" w14:textId="2A75618C" w:rsidR="00933423" w:rsidRDefault="00933423" w:rsidP="00E445C2">
      <w:pPr>
        <w:pStyle w:val="NoSpacing"/>
        <w:numPr>
          <w:ilvl w:val="1"/>
          <w:numId w:val="24"/>
        </w:numPr>
      </w:pPr>
      <w:r>
        <w:t>first element is the key and the second element is the value in the map, delimitated by a “,”.</w:t>
      </w:r>
      <w:r w:rsidR="005D563D">
        <w:t xml:space="preserve"> Ex. {FFLBA-,</w:t>
      </w:r>
      <w:r w:rsidR="00E445C2">
        <w:t xml:space="preserve"> fflba}</w:t>
      </w:r>
    </w:p>
    <w:p w14:paraId="760A08A6" w14:textId="7302AE23" w:rsidR="00FB207F" w:rsidRDefault="00FB207F" w:rsidP="00FB207F">
      <w:pPr>
        <w:pStyle w:val="NoSpacing"/>
      </w:pPr>
    </w:p>
    <w:p w14:paraId="48DF70A5" w14:textId="0AFE0BA4" w:rsidR="005D563D" w:rsidRDefault="005D563D" w:rsidP="00FB207F">
      <w:pPr>
        <w:pStyle w:val="NoSpacing"/>
      </w:pPr>
      <w:r w:rsidRPr="00B7392C">
        <w:rPr>
          <w:highlight w:val="yellow"/>
          <w:u w:val="single"/>
        </w:rPr>
        <w:t>Edge cases that will not work as intended</w:t>
      </w:r>
      <w:r w:rsidRPr="00B7392C">
        <w:rPr>
          <w:highlight w:val="yellow"/>
        </w:rPr>
        <w:t>:</w:t>
      </w:r>
    </w:p>
    <w:p w14:paraId="4F113EB6" w14:textId="7EE14AD7" w:rsidR="005D563D" w:rsidRDefault="005D563D" w:rsidP="005D563D">
      <w:pPr>
        <w:pStyle w:val="NoSpacing"/>
        <w:numPr>
          <w:ilvl w:val="0"/>
          <w:numId w:val="30"/>
        </w:numPr>
      </w:pPr>
      <w:r>
        <w:t>HW events don’t have parameters in the name</w:t>
      </w:r>
    </w:p>
    <w:p w14:paraId="2401034F" w14:textId="17042650" w:rsidR="005D563D" w:rsidRDefault="005D563D" w:rsidP="005D563D">
      <w:pPr>
        <w:pStyle w:val="NoSpacing"/>
        <w:numPr>
          <w:ilvl w:val="0"/>
          <w:numId w:val="30"/>
        </w:numPr>
      </w:pPr>
      <w:r>
        <w:t xml:space="preserve">Some SET events don’t have </w:t>
      </w:r>
      <w:r w:rsidR="007D5A1E">
        <w:t xml:space="preserve">() to separate the parameters from the name, this will break if the first element is the linking parameter you want to use. </w:t>
      </w:r>
      <w:r w:rsidR="007D5A1E">
        <w:rPr>
          <w:b/>
          <w:i/>
        </w:rPr>
        <w:t>W</w:t>
      </w:r>
      <w:r w:rsidR="007D5A1E" w:rsidRPr="007D5A1E">
        <w:rPr>
          <w:b/>
          <w:i/>
        </w:rPr>
        <w:t>orkaround</w:t>
      </w:r>
      <w:r w:rsidR="007D5A1E">
        <w:t>: use the name along with linking parameter.</w:t>
      </w:r>
    </w:p>
    <w:p w14:paraId="0302292F" w14:textId="2C1A1902" w:rsidR="00342850" w:rsidRDefault="007D5A1E" w:rsidP="0075313B">
      <w:pPr>
        <w:pStyle w:val="NoSpacing"/>
        <w:numPr>
          <w:ilvl w:val="0"/>
          <w:numId w:val="30"/>
        </w:numPr>
      </w:pPr>
      <w:r>
        <w:t xml:space="preserve">The plugin reads the parameter hex values as strings so if the length of the hex value doesn’t match then the plugin will think they’re different. </w:t>
      </w:r>
      <w:r w:rsidRPr="007D5A1E">
        <w:rPr>
          <w:b/>
          <w:i/>
        </w:rPr>
        <w:t>Example</w:t>
      </w:r>
      <w:r>
        <w:t>: cmd idx 0x00</w:t>
      </w:r>
      <w:r w:rsidR="00342850">
        <w:t xml:space="preserve">49 != cmd idx 0x00000049. </w:t>
      </w:r>
      <w:r w:rsidR="00342850">
        <w:rPr>
          <w:b/>
          <w:i/>
        </w:rPr>
        <w:t>W</w:t>
      </w:r>
      <w:r w:rsidR="00342850" w:rsidRPr="007D5A1E">
        <w:rPr>
          <w:b/>
          <w:i/>
        </w:rPr>
        <w:t>orkaround</w:t>
      </w:r>
      <w:r w:rsidR="00342850">
        <w:rPr>
          <w:b/>
          <w:i/>
        </w:rPr>
        <w:t xml:space="preserve">: </w:t>
      </w:r>
      <w:r w:rsidR="00342850" w:rsidRPr="00342850">
        <w:t xml:space="preserve">(future </w:t>
      </w:r>
      <w:r w:rsidR="00342850">
        <w:t>implementation) use a string to hex number function.</w:t>
      </w:r>
    </w:p>
    <w:p w14:paraId="5CCC5559" w14:textId="2FC49334" w:rsidR="000554F8" w:rsidRDefault="000554F8" w:rsidP="00F30C23">
      <w:pPr>
        <w:pStyle w:val="NoSpacing"/>
      </w:pPr>
    </w:p>
    <w:p w14:paraId="28A3773E" w14:textId="52EB1221" w:rsidR="000554F8" w:rsidRDefault="000554F8" w:rsidP="00F30C23">
      <w:pPr>
        <w:pStyle w:val="NoSpacing"/>
      </w:pPr>
      <w:r>
        <w:t>Then when going through the</w:t>
      </w:r>
      <w:r w:rsidR="0022004F">
        <w:t xml:space="preserve"> RWR files, as each SET event comes in we check if the name of the SET event </w:t>
      </w:r>
      <w:r w:rsidR="00FD51A0">
        <w:t xml:space="preserve">is in any of the maps to see if it’s an </w:t>
      </w:r>
      <w:r w:rsidR="00770B17">
        <w:t>important event we want to place in a Track</w:t>
      </w:r>
      <w:r w:rsidR="00FD51A0">
        <w:t>.</w:t>
      </w:r>
    </w:p>
    <w:p w14:paraId="1F235A7A" w14:textId="58D1FA70" w:rsidR="00222E52" w:rsidRDefault="00222E52" w:rsidP="00F30C23">
      <w:pPr>
        <w:pStyle w:val="NoSpacing"/>
      </w:pPr>
    </w:p>
    <w:p w14:paraId="0A817727" w14:textId="005EBAFC" w:rsidR="00222E52" w:rsidRPr="000E4457" w:rsidRDefault="00222E52" w:rsidP="00F30C23">
      <w:pPr>
        <w:pStyle w:val="NoSpacing"/>
        <w:rPr>
          <w:b/>
        </w:rPr>
      </w:pPr>
      <w:r w:rsidRPr="00F425F5">
        <w:rPr>
          <w:b/>
          <w:u w:val="single"/>
        </w:rPr>
        <w:t>Track</w:t>
      </w:r>
      <w:r w:rsidRPr="000E4457">
        <w:rPr>
          <w:b/>
        </w:rPr>
        <w:t xml:space="preserve"> is a terminology used to describe a collection of SET events related to each other through their parameters.</w:t>
      </w:r>
    </w:p>
    <w:p w14:paraId="0A3F967C" w14:textId="632B7C27" w:rsidR="00FD51A0" w:rsidRDefault="00FD51A0" w:rsidP="00F30C23">
      <w:pPr>
        <w:pStyle w:val="NoSpacing"/>
      </w:pPr>
    </w:p>
    <w:p w14:paraId="1646D9F5" w14:textId="37818999" w:rsidR="00FD51A0" w:rsidRDefault="00FD51A0" w:rsidP="00F30C23">
      <w:pPr>
        <w:pStyle w:val="NoSpacing"/>
      </w:pPr>
      <w:r>
        <w:t>Then depending on what it is a start, end, or in between event we perform different steps for each.</w:t>
      </w:r>
    </w:p>
    <w:p w14:paraId="7F887BC9" w14:textId="77777777" w:rsidR="00837ED9" w:rsidRDefault="00837ED9" w:rsidP="00F30C23">
      <w:pPr>
        <w:pStyle w:val="NoSpacing"/>
      </w:pPr>
    </w:p>
    <w:p w14:paraId="582B6C52" w14:textId="7EFFEC30" w:rsidR="00FD51A0" w:rsidRDefault="00FD51A0" w:rsidP="00837ED9">
      <w:pPr>
        <w:pStyle w:val="NoSpacing"/>
        <w:numPr>
          <w:ilvl w:val="0"/>
          <w:numId w:val="23"/>
        </w:numPr>
      </w:pPr>
      <w:r w:rsidRPr="000610A1">
        <w:rPr>
          <w:b/>
        </w:rPr>
        <w:t>Start</w:t>
      </w:r>
      <w:r>
        <w:t xml:space="preserve"> </w:t>
      </w:r>
      <w:r w:rsidR="00C34C71">
        <w:t>events</w:t>
      </w:r>
      <w:r>
        <w:t xml:space="preserve"> will </w:t>
      </w:r>
      <w:r w:rsidR="00D44BFB">
        <w:t xml:space="preserve">start the </w:t>
      </w:r>
      <w:r w:rsidR="00B62674">
        <w:t>Track</w:t>
      </w:r>
      <w:r w:rsidR="00D44BFB">
        <w:t xml:space="preserve"> of a command putting each SET event’s time stamp, name, parameter</w:t>
      </w:r>
      <w:r w:rsidR="00BD0495">
        <w:t>s</w:t>
      </w:r>
      <w:r w:rsidR="00D44BFB">
        <w:t xml:space="preserve"> into </w:t>
      </w:r>
      <w:r w:rsidR="00C34C71">
        <w:t xml:space="preserve">a list of SET events, acting like a bucket for collecting events relative to the start event based on the </w:t>
      </w:r>
      <w:r w:rsidR="00462D57">
        <w:t xml:space="preserve">linking parameter. </w:t>
      </w:r>
    </w:p>
    <w:p w14:paraId="3B14F2F6" w14:textId="7941ED12" w:rsidR="00B62674" w:rsidRDefault="00B62674" w:rsidP="00B62674">
      <w:pPr>
        <w:pStyle w:val="NoSpacing"/>
        <w:numPr>
          <w:ilvl w:val="1"/>
          <w:numId w:val="23"/>
        </w:numPr>
      </w:pPr>
      <w:r>
        <w:t>These can run parallel as multiple start events can occur before ending, creating multiple tracks.</w:t>
      </w:r>
    </w:p>
    <w:p w14:paraId="173C2838" w14:textId="424EF048" w:rsidR="00394025" w:rsidRDefault="00394025" w:rsidP="00F30C23">
      <w:pPr>
        <w:pStyle w:val="NoSpacing"/>
      </w:pPr>
    </w:p>
    <w:p w14:paraId="51E45557" w14:textId="03514328" w:rsidR="00394025" w:rsidRDefault="00394025" w:rsidP="00DC09F6">
      <w:pPr>
        <w:pStyle w:val="NoSpacing"/>
        <w:numPr>
          <w:ilvl w:val="0"/>
          <w:numId w:val="23"/>
        </w:numPr>
      </w:pPr>
      <w:r w:rsidRPr="003E0B5B">
        <w:rPr>
          <w:b/>
        </w:rPr>
        <w:t>Inbtwn</w:t>
      </w:r>
      <w:r>
        <w:t xml:space="preserve"> events </w:t>
      </w:r>
      <w:r w:rsidR="005028E9">
        <w:t xml:space="preserve">will indicate events that the user would like to see </w:t>
      </w:r>
      <w:r w:rsidR="001E4E27">
        <w:t>associated with the Track and dumped</w:t>
      </w:r>
      <w:r w:rsidR="005028E9">
        <w:t xml:space="preserve"> into a CSV file but </w:t>
      </w:r>
      <w:r w:rsidR="001E4E27">
        <w:t>isn’t a start or end event</w:t>
      </w:r>
      <w:r w:rsidR="005028E9">
        <w:t>.</w:t>
      </w:r>
    </w:p>
    <w:p w14:paraId="5F89FEF7" w14:textId="7D412F51" w:rsidR="006E50C6" w:rsidRDefault="006E50C6" w:rsidP="006E50C6">
      <w:pPr>
        <w:pStyle w:val="NoSpacing"/>
      </w:pPr>
    </w:p>
    <w:p w14:paraId="3BB89329" w14:textId="336DD078" w:rsidR="00394025" w:rsidRDefault="00394025" w:rsidP="00837ED9">
      <w:pPr>
        <w:pStyle w:val="NoSpacing"/>
        <w:numPr>
          <w:ilvl w:val="0"/>
          <w:numId w:val="23"/>
        </w:numPr>
      </w:pPr>
      <w:r w:rsidRPr="000610A1">
        <w:rPr>
          <w:b/>
        </w:rPr>
        <w:t>End</w:t>
      </w:r>
      <w:r w:rsidR="000C6DA3">
        <w:t xml:space="preserve"> events, are events stor</w:t>
      </w:r>
      <w:r>
        <w:t xml:space="preserve">ed in the ender map that will allow the plugin to </w:t>
      </w:r>
      <w:r w:rsidR="00BE3191">
        <w:t>know</w:t>
      </w:r>
      <w:r w:rsidR="0028653B">
        <w:t xml:space="preserve"> when logic should be performed (like time deltas) and</w:t>
      </w:r>
      <w:r w:rsidR="00BE3191">
        <w:t xml:space="preserve"> </w:t>
      </w:r>
      <w:r>
        <w:t xml:space="preserve">when to dump the </w:t>
      </w:r>
      <w:r w:rsidR="0028653B">
        <w:t>Track</w:t>
      </w:r>
      <w:r>
        <w:t xml:space="preserve"> of events from that single command trace</w:t>
      </w:r>
      <w:r w:rsidR="0028653B">
        <w:t>.</w:t>
      </w:r>
    </w:p>
    <w:p w14:paraId="62A448CF" w14:textId="77777777" w:rsidR="004D5512" w:rsidRDefault="0047305D" w:rsidP="00F30C23">
      <w:pPr>
        <w:pStyle w:val="NoSpacing"/>
        <w:numPr>
          <w:ilvl w:val="1"/>
          <w:numId w:val="23"/>
        </w:numPr>
      </w:pPr>
      <w:r>
        <w:t>Track lives until it an end event is matched and then the t</w:t>
      </w:r>
      <w:r w:rsidR="0028653B">
        <w:t>rack will be removed along with all the SET events in that track to keep the size of the data structure low.</w:t>
      </w:r>
    </w:p>
    <w:p w14:paraId="5C015E9D" w14:textId="01BCCF65" w:rsidR="00BE3191" w:rsidRDefault="00394025" w:rsidP="00F30C23">
      <w:pPr>
        <w:pStyle w:val="NoSpacing"/>
        <w:numPr>
          <w:ilvl w:val="1"/>
          <w:numId w:val="23"/>
        </w:numPr>
      </w:pPr>
      <w:r>
        <w:t>all SET events configured in the conf</w:t>
      </w:r>
      <w:r w:rsidR="004D5512">
        <w:t>ig file in the beginning</w:t>
      </w:r>
      <w:r>
        <w:t xml:space="preserve"> </w:t>
      </w:r>
      <w:r w:rsidR="0047305D">
        <w:t>can be</w:t>
      </w:r>
      <w:r w:rsidR="00BD0495">
        <w:t xml:space="preserve"> </w:t>
      </w:r>
      <w:r>
        <w:t>dumped to the csv</w:t>
      </w:r>
      <w:r w:rsidR="00DD380B">
        <w:t xml:space="preserve"> file</w:t>
      </w:r>
      <w:r>
        <w:t xml:space="preserve">. Showing you an accurate chronological time </w:t>
      </w:r>
      <w:r w:rsidR="00DD380B">
        <w:t>of</w:t>
      </w:r>
      <w:r>
        <w:t xml:space="preserve"> each </w:t>
      </w:r>
      <w:r w:rsidR="00CC044B">
        <w:t>SET event</w:t>
      </w:r>
      <w:r w:rsidR="00DD380B">
        <w:t>.</w:t>
      </w:r>
      <w:r w:rsidR="00CC044B">
        <w:t xml:space="preserve"> </w:t>
      </w:r>
    </w:p>
    <w:p w14:paraId="436D032C" w14:textId="77777777" w:rsidR="00DD380B" w:rsidRPr="00362D2D" w:rsidRDefault="00DD380B" w:rsidP="00DD380B">
      <w:pPr>
        <w:pStyle w:val="NoSpacing"/>
        <w:ind w:left="1440"/>
      </w:pPr>
    </w:p>
    <w:p w14:paraId="577321E0" w14:textId="280C069C" w:rsidR="00BE3191" w:rsidRDefault="00BE3191" w:rsidP="00F30C23">
      <w:pPr>
        <w:pStyle w:val="NoSpacing"/>
      </w:pPr>
      <w:r>
        <w:t xml:space="preserve">In the very last part of the plugin, </w:t>
      </w:r>
      <w:r w:rsidRPr="00442400">
        <w:rPr>
          <w:b/>
        </w:rPr>
        <w:t>all remaining results</w:t>
      </w:r>
      <w:r>
        <w:t xml:space="preserve"> that haven’t been dumped to the csv will be dumped and the csv files will close.</w:t>
      </w:r>
    </w:p>
    <w:p w14:paraId="2AA7BE72" w14:textId="77777777" w:rsidR="00910E61" w:rsidRDefault="00910E61" w:rsidP="000127A9">
      <w:pPr>
        <w:pStyle w:val="NoSpacing"/>
        <w:rPr>
          <w:u w:val="single"/>
        </w:rPr>
      </w:pPr>
    </w:p>
    <w:p w14:paraId="0AC37034" w14:textId="5132F32C" w:rsidR="000127A9" w:rsidRPr="00910E61" w:rsidRDefault="000127A9" w:rsidP="000127A9">
      <w:pPr>
        <w:pStyle w:val="NoSpacing"/>
        <w:rPr>
          <w:i/>
        </w:rPr>
      </w:pPr>
      <w:r w:rsidRPr="009928ED">
        <w:rPr>
          <w:b/>
          <w:sz w:val="48"/>
          <w:szCs w:val="48"/>
        </w:rPr>
        <w:t>Future</w:t>
      </w:r>
      <w:r>
        <w:rPr>
          <w:b/>
          <w:sz w:val="48"/>
          <w:szCs w:val="48"/>
        </w:rPr>
        <w:t xml:space="preserve"> </w:t>
      </w:r>
      <w:r>
        <w:rPr>
          <w:i/>
          <w:sz w:val="24"/>
          <w:szCs w:val="48"/>
        </w:rPr>
        <w:t>(n</w:t>
      </w:r>
      <w:r w:rsidRPr="003C550A">
        <w:rPr>
          <w:i/>
          <w:sz w:val="24"/>
          <w:szCs w:val="48"/>
        </w:rPr>
        <w:t>ot yet implemented</w:t>
      </w:r>
      <w:r>
        <w:rPr>
          <w:i/>
          <w:sz w:val="24"/>
          <w:szCs w:val="48"/>
        </w:rPr>
        <w:t>)</w:t>
      </w:r>
    </w:p>
    <w:p w14:paraId="06B430D8" w14:textId="77777777" w:rsidR="000127A9" w:rsidRDefault="000127A9" w:rsidP="000127A9">
      <w:pPr>
        <w:pStyle w:val="NoSpacing"/>
      </w:pPr>
      <w:r>
        <w:rPr>
          <w:i/>
        </w:rPr>
        <w:t>Adding option to dump results at the end only, potentially don’t want the SET events as they come out</w:t>
      </w:r>
    </w:p>
    <w:p w14:paraId="49C2798D" w14:textId="77777777" w:rsidR="000127A9" w:rsidRDefault="000127A9" w:rsidP="000127A9">
      <w:pPr>
        <w:pStyle w:val="NoSpacing"/>
      </w:pPr>
      <w:r>
        <w:rPr>
          <w:b/>
          <w:u w:val="single"/>
        </w:rPr>
        <w:t>Ex.</w:t>
      </w:r>
    </w:p>
    <w:p w14:paraId="44BE0112" w14:textId="0D52B502" w:rsidR="000127A9" w:rsidRDefault="000127A9" w:rsidP="000127A9">
      <w:pPr>
        <w:pStyle w:val="NoSpacing"/>
      </w:pPr>
      <w:r>
        <w:rPr>
          <w:noProof/>
        </w:rPr>
        <w:drawing>
          <wp:inline distT="0" distB="0" distL="0" distR="0" wp14:anchorId="3DFC5C68" wp14:editId="1571DDDF">
            <wp:extent cx="5162550" cy="81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550" cy="819150"/>
                    </a:xfrm>
                    <a:prstGeom prst="rect">
                      <a:avLst/>
                    </a:prstGeom>
                  </pic:spPr>
                </pic:pic>
              </a:graphicData>
            </a:graphic>
          </wp:inline>
        </w:drawing>
      </w:r>
    </w:p>
    <w:p w14:paraId="511A74DF" w14:textId="3E947E4D" w:rsidR="006C4B69" w:rsidRDefault="006C4B69" w:rsidP="00795B1E">
      <w:pPr>
        <w:pStyle w:val="NoSpacing"/>
        <w:rPr>
          <w:u w:val="single"/>
        </w:rPr>
      </w:pPr>
    </w:p>
    <w:p w14:paraId="34C5856B" w14:textId="77777777" w:rsidR="00660ED1" w:rsidRDefault="00660ED1" w:rsidP="00795B1E">
      <w:pPr>
        <w:pStyle w:val="NoSpacing"/>
        <w:rPr>
          <w:b/>
          <w:sz w:val="48"/>
          <w:szCs w:val="48"/>
        </w:rPr>
      </w:pPr>
    </w:p>
    <w:p w14:paraId="1B095288" w14:textId="77777777" w:rsidR="00660ED1" w:rsidRDefault="00660ED1" w:rsidP="00795B1E">
      <w:pPr>
        <w:pStyle w:val="NoSpacing"/>
        <w:rPr>
          <w:b/>
          <w:sz w:val="48"/>
          <w:szCs w:val="48"/>
        </w:rPr>
      </w:pPr>
    </w:p>
    <w:p w14:paraId="147632C3" w14:textId="77777777" w:rsidR="00660ED1" w:rsidRDefault="00660ED1" w:rsidP="00795B1E">
      <w:pPr>
        <w:pStyle w:val="NoSpacing"/>
        <w:rPr>
          <w:b/>
          <w:sz w:val="48"/>
          <w:szCs w:val="48"/>
        </w:rPr>
      </w:pPr>
    </w:p>
    <w:p w14:paraId="24FA93DC" w14:textId="77777777" w:rsidR="00660ED1" w:rsidRDefault="00660ED1" w:rsidP="00795B1E">
      <w:pPr>
        <w:pStyle w:val="NoSpacing"/>
        <w:rPr>
          <w:b/>
          <w:sz w:val="48"/>
          <w:szCs w:val="48"/>
        </w:rPr>
      </w:pPr>
    </w:p>
    <w:p w14:paraId="79E29230" w14:textId="77777777" w:rsidR="00660ED1" w:rsidRDefault="00660ED1" w:rsidP="00795B1E">
      <w:pPr>
        <w:pStyle w:val="NoSpacing"/>
        <w:rPr>
          <w:b/>
          <w:sz w:val="48"/>
          <w:szCs w:val="48"/>
        </w:rPr>
      </w:pPr>
    </w:p>
    <w:p w14:paraId="0EF17CE4" w14:textId="77777777" w:rsidR="00660ED1" w:rsidRDefault="00660ED1" w:rsidP="00795B1E">
      <w:pPr>
        <w:pStyle w:val="NoSpacing"/>
        <w:rPr>
          <w:b/>
          <w:sz w:val="48"/>
          <w:szCs w:val="48"/>
        </w:rPr>
      </w:pPr>
    </w:p>
    <w:p w14:paraId="5A01FE22" w14:textId="77777777" w:rsidR="00660ED1" w:rsidRDefault="00660ED1" w:rsidP="00795B1E">
      <w:pPr>
        <w:pStyle w:val="NoSpacing"/>
        <w:rPr>
          <w:b/>
          <w:sz w:val="48"/>
          <w:szCs w:val="48"/>
        </w:rPr>
      </w:pPr>
    </w:p>
    <w:p w14:paraId="701B1B95" w14:textId="77777777" w:rsidR="00660ED1" w:rsidRDefault="00660ED1" w:rsidP="00795B1E">
      <w:pPr>
        <w:pStyle w:val="NoSpacing"/>
        <w:rPr>
          <w:b/>
          <w:sz w:val="48"/>
          <w:szCs w:val="48"/>
        </w:rPr>
      </w:pPr>
    </w:p>
    <w:p w14:paraId="394465BB" w14:textId="77777777" w:rsidR="00660ED1" w:rsidRDefault="00660ED1" w:rsidP="00795B1E">
      <w:pPr>
        <w:pStyle w:val="NoSpacing"/>
        <w:rPr>
          <w:b/>
          <w:sz w:val="48"/>
          <w:szCs w:val="48"/>
        </w:rPr>
      </w:pPr>
    </w:p>
    <w:p w14:paraId="32329833" w14:textId="77777777" w:rsidR="00660ED1" w:rsidRDefault="00660ED1" w:rsidP="00795B1E">
      <w:pPr>
        <w:pStyle w:val="NoSpacing"/>
        <w:rPr>
          <w:b/>
          <w:sz w:val="48"/>
          <w:szCs w:val="48"/>
        </w:rPr>
      </w:pPr>
    </w:p>
    <w:p w14:paraId="558148F9" w14:textId="77777777" w:rsidR="00660ED1" w:rsidRDefault="00660ED1" w:rsidP="00795B1E">
      <w:pPr>
        <w:pStyle w:val="NoSpacing"/>
        <w:rPr>
          <w:b/>
          <w:sz w:val="48"/>
          <w:szCs w:val="48"/>
        </w:rPr>
      </w:pPr>
    </w:p>
    <w:p w14:paraId="4CECF5A3" w14:textId="77777777" w:rsidR="00660ED1" w:rsidRDefault="00660ED1" w:rsidP="00795B1E">
      <w:pPr>
        <w:pStyle w:val="NoSpacing"/>
        <w:rPr>
          <w:b/>
          <w:sz w:val="48"/>
          <w:szCs w:val="48"/>
        </w:rPr>
      </w:pPr>
    </w:p>
    <w:p w14:paraId="36C5BC28" w14:textId="77777777" w:rsidR="00660ED1" w:rsidRDefault="00660ED1" w:rsidP="00795B1E">
      <w:pPr>
        <w:pStyle w:val="NoSpacing"/>
        <w:rPr>
          <w:b/>
          <w:sz w:val="48"/>
          <w:szCs w:val="48"/>
        </w:rPr>
      </w:pPr>
    </w:p>
    <w:p w14:paraId="4E725DCE" w14:textId="77777777" w:rsidR="00660ED1" w:rsidRDefault="00660ED1" w:rsidP="00795B1E">
      <w:pPr>
        <w:pStyle w:val="NoSpacing"/>
        <w:rPr>
          <w:b/>
          <w:sz w:val="48"/>
          <w:szCs w:val="48"/>
        </w:rPr>
      </w:pPr>
    </w:p>
    <w:p w14:paraId="523A0EBE" w14:textId="77777777" w:rsidR="00B7392C" w:rsidRDefault="00B7392C" w:rsidP="00795B1E">
      <w:pPr>
        <w:pStyle w:val="NoSpacing"/>
        <w:rPr>
          <w:b/>
          <w:sz w:val="48"/>
          <w:szCs w:val="48"/>
        </w:rPr>
      </w:pPr>
    </w:p>
    <w:p w14:paraId="41E06338" w14:textId="53B7EE33" w:rsidR="000127A9" w:rsidRDefault="000127A9" w:rsidP="00795B1E">
      <w:pPr>
        <w:pStyle w:val="NoSpacing"/>
        <w:rPr>
          <w:ins w:id="7" w:author="Matt Fruin" w:date="2019-07-19T08:19:00Z"/>
          <w:u w:val="single"/>
        </w:rPr>
      </w:pPr>
      <w:r>
        <w:rPr>
          <w:b/>
          <w:sz w:val="48"/>
          <w:szCs w:val="48"/>
        </w:rPr>
        <w:lastRenderedPageBreak/>
        <w:t xml:space="preserve">Explanation of </w:t>
      </w:r>
      <w:r w:rsidR="00DB6F50">
        <w:rPr>
          <w:b/>
          <w:sz w:val="48"/>
          <w:szCs w:val="48"/>
        </w:rPr>
        <w:t>Data Structure</w:t>
      </w:r>
      <w:r>
        <w:rPr>
          <w:b/>
          <w:sz w:val="48"/>
          <w:szCs w:val="48"/>
        </w:rPr>
        <w:t xml:space="preserve"> and Logic</w:t>
      </w:r>
    </w:p>
    <w:p w14:paraId="1F49CEEF" w14:textId="77777777" w:rsidR="00795B1E" w:rsidRDefault="00795B1E" w:rsidP="00795B1E">
      <w:pPr>
        <w:pStyle w:val="NoSpacing"/>
      </w:pPr>
      <w:r w:rsidRPr="00795B1E">
        <w:rPr>
          <w:u w:val="single"/>
        </w:rPr>
        <w:t>Data structures needed</w:t>
      </w:r>
      <w:r>
        <w:t>:</w:t>
      </w:r>
    </w:p>
    <w:p w14:paraId="6D945846" w14:textId="77777777" w:rsidR="00795B1E" w:rsidRDefault="00795B1E" w:rsidP="00795B1E">
      <w:pPr>
        <w:pStyle w:val="NoSpacing"/>
      </w:pPr>
      <w:r w:rsidRPr="0022583E">
        <w:rPr>
          <w:b/>
        </w:rPr>
        <w:t xml:space="preserve">    </w:t>
      </w:r>
      <w:r w:rsidRPr="0022583E">
        <w:rPr>
          <w:b/>
          <w:i/>
        </w:rPr>
        <w:t>start_map</w:t>
      </w:r>
      <w:r>
        <w:t>: &lt;key: set name, value: list[linking_parameter]&gt;</w:t>
      </w:r>
    </w:p>
    <w:p w14:paraId="6F0B7122" w14:textId="77777777" w:rsidR="00795B1E" w:rsidRDefault="00795B1E" w:rsidP="00795B1E">
      <w:pPr>
        <w:pStyle w:val="NoSpacing"/>
      </w:pPr>
      <w:r>
        <w:t xml:space="preserve">    </w:t>
      </w:r>
      <w:r w:rsidRPr="0022583E">
        <w:rPr>
          <w:b/>
          <w:i/>
        </w:rPr>
        <w:t>inbtwn_map</w:t>
      </w:r>
      <w:r>
        <w:t>: &lt;key: set name, value: linking_parameter&gt;</w:t>
      </w:r>
    </w:p>
    <w:p w14:paraId="2500215C" w14:textId="77777777" w:rsidR="00795B1E" w:rsidRDefault="00795B1E" w:rsidP="00795B1E">
      <w:pPr>
        <w:pStyle w:val="NoSpacing"/>
      </w:pPr>
      <w:r w:rsidRPr="0022583E">
        <w:rPr>
          <w:i/>
        </w:rPr>
        <w:t xml:space="preserve">    </w:t>
      </w:r>
      <w:r w:rsidRPr="0022583E">
        <w:rPr>
          <w:b/>
          <w:i/>
        </w:rPr>
        <w:t>end_map</w:t>
      </w:r>
      <w:r>
        <w:t>: &lt;key: set name, value: linking_parameter&gt;</w:t>
      </w:r>
    </w:p>
    <w:p w14:paraId="110C9194" w14:textId="77777777" w:rsidR="00795B1E" w:rsidRDefault="00795B1E" w:rsidP="00795B1E">
      <w:pPr>
        <w:pStyle w:val="NoSpacing"/>
      </w:pPr>
      <w:r>
        <w:t xml:space="preserve">    </w:t>
      </w:r>
      <w:r w:rsidRPr="0022583E">
        <w:rPr>
          <w:b/>
          <w:i/>
        </w:rPr>
        <w:t>map_of_linking_parameter_to_key</w:t>
      </w:r>
      <w:r>
        <w:t>: &lt;key: linking_parameter, value: key&gt;</w:t>
      </w:r>
    </w:p>
    <w:p w14:paraId="2A39955C" w14:textId="77777777" w:rsidR="00795B1E" w:rsidRDefault="00795B1E" w:rsidP="00795B1E">
      <w:pPr>
        <w:pStyle w:val="NoSpacing"/>
      </w:pPr>
      <w:r>
        <w:t xml:space="preserve">    </w:t>
      </w:r>
      <w:r w:rsidRPr="0022583E">
        <w:rPr>
          <w:b/>
          <w:i/>
        </w:rPr>
        <w:t>map_of_key+hexvalue_to_track</w:t>
      </w:r>
      <w:r>
        <w:t>: &lt;key+0x000, value: track#&gt;</w:t>
      </w:r>
    </w:p>
    <w:p w14:paraId="7E23C5E8" w14:textId="77777777" w:rsidR="00795B1E" w:rsidRDefault="00795B1E" w:rsidP="00795B1E">
      <w:pPr>
        <w:pStyle w:val="NoSpacing"/>
      </w:pPr>
      <w:r>
        <w:t xml:space="preserve">    </w:t>
      </w:r>
      <w:r w:rsidRPr="0022583E">
        <w:rPr>
          <w:b/>
          <w:i/>
        </w:rPr>
        <w:t>map_of_track_and_events</w:t>
      </w:r>
      <w:r>
        <w:t>: &lt;key: track#, value: list[set events]&gt;</w:t>
      </w:r>
    </w:p>
    <w:p w14:paraId="3D6C4D2B" w14:textId="77777777" w:rsidR="00795B1E" w:rsidRDefault="00795B1E" w:rsidP="00795B1E">
      <w:pPr>
        <w:pStyle w:val="NoSpacing"/>
      </w:pPr>
      <w:r>
        <w:t xml:space="preserve">    int </w:t>
      </w:r>
      <w:r w:rsidRPr="0022583E">
        <w:rPr>
          <w:b/>
          <w:i/>
        </w:rPr>
        <w:t>track#</w:t>
      </w:r>
      <w:r>
        <w:t xml:space="preserve"> = 0;</w:t>
      </w:r>
    </w:p>
    <w:p w14:paraId="7ED93612" w14:textId="77777777" w:rsidR="00795B1E" w:rsidRDefault="00795B1E" w:rsidP="00795B1E">
      <w:pPr>
        <w:pStyle w:val="NoSpacing"/>
      </w:pPr>
      <w:r>
        <w:t xml:space="preserve">    int </w:t>
      </w:r>
      <w:r w:rsidRPr="0022583E">
        <w:rPr>
          <w:b/>
          <w:i/>
        </w:rPr>
        <w:t>maxResults</w:t>
      </w:r>
      <w:r>
        <w:t xml:space="preserve"> = 0;</w:t>
      </w:r>
    </w:p>
    <w:p w14:paraId="6DFC4D5E" w14:textId="77777777" w:rsidR="00795B1E" w:rsidRDefault="00795B1E" w:rsidP="00795B1E">
      <w:pPr>
        <w:pStyle w:val="NoSpacing"/>
      </w:pPr>
      <w:r>
        <w:t xml:space="preserve">    int </w:t>
      </w:r>
      <w:r w:rsidRPr="0022583E">
        <w:rPr>
          <w:b/>
          <w:i/>
        </w:rPr>
        <w:t>currentResult</w:t>
      </w:r>
      <w:r>
        <w:t xml:space="preserve"> = 0;</w:t>
      </w:r>
    </w:p>
    <w:p w14:paraId="09F35ACB" w14:textId="228E7EF1" w:rsidR="00006B51" w:rsidRDefault="00795B1E" w:rsidP="00006B51">
      <w:pPr>
        <w:pStyle w:val="NoSpacing"/>
        <w:tabs>
          <w:tab w:val="center" w:pos="4680"/>
        </w:tabs>
      </w:pPr>
      <w:r>
        <w:t xml:space="preserve">    </w:t>
      </w:r>
      <w:r w:rsidRPr="0022583E">
        <w:rPr>
          <w:b/>
          <w:i/>
        </w:rPr>
        <w:t>List&lt;Long&gt; topResults</w:t>
      </w:r>
      <w:r>
        <w:t xml:space="preserve"> = new ArrayList&lt;&gt;();</w:t>
      </w:r>
    </w:p>
    <w:p w14:paraId="21B2016F" w14:textId="0EE66369" w:rsidR="00BD0495" w:rsidRDefault="00BD0495" w:rsidP="00795B1E">
      <w:pPr>
        <w:pStyle w:val="NoSpacing"/>
      </w:pPr>
    </w:p>
    <w:p w14:paraId="74689556" w14:textId="673F671F" w:rsidR="00556213" w:rsidRDefault="00556213" w:rsidP="00F30C23">
      <w:pPr>
        <w:pStyle w:val="NoSpacing"/>
      </w:pPr>
      <w:r w:rsidRPr="0022583E">
        <w:rPr>
          <w:b/>
          <w:i/>
        </w:rPr>
        <w:t xml:space="preserve">Start map, in between map, </w:t>
      </w:r>
      <w:r w:rsidRPr="0022583E">
        <w:t>and</w:t>
      </w:r>
      <w:r w:rsidRPr="0022583E">
        <w:rPr>
          <w:b/>
          <w:i/>
        </w:rPr>
        <w:t xml:space="preserve"> end map</w:t>
      </w:r>
      <w:r>
        <w:t>: maps that signify to the plugin that these SET events are important.</w:t>
      </w:r>
      <w:ins w:id="8" w:author="Matt Fruin" w:date="2019-07-19T08:22:00Z">
        <w:r w:rsidR="00C23CB7">
          <w:t xml:space="preserve"> </w:t>
        </w:r>
      </w:ins>
    </w:p>
    <w:p w14:paraId="6B35FC47" w14:textId="1EDDB587" w:rsidR="00556213" w:rsidRDefault="00556213" w:rsidP="002E1362">
      <w:pPr>
        <w:pStyle w:val="NoSpacing"/>
        <w:numPr>
          <w:ilvl w:val="0"/>
          <w:numId w:val="25"/>
        </w:numPr>
      </w:pPr>
      <w:r w:rsidRPr="0022583E">
        <w:rPr>
          <w:b/>
          <w:i/>
        </w:rPr>
        <w:t>Start map</w:t>
      </w:r>
      <w:r>
        <w:t xml:space="preserve"> has events that indicate the start of the trace.</w:t>
      </w:r>
    </w:p>
    <w:p w14:paraId="111C14B9" w14:textId="273CB45C" w:rsidR="00556213" w:rsidRDefault="00556213" w:rsidP="002E1362">
      <w:pPr>
        <w:pStyle w:val="NoSpacing"/>
        <w:numPr>
          <w:ilvl w:val="0"/>
          <w:numId w:val="25"/>
        </w:numPr>
      </w:pPr>
      <w:r w:rsidRPr="0022583E">
        <w:rPr>
          <w:b/>
          <w:i/>
        </w:rPr>
        <w:t>Inbtwn map</w:t>
      </w:r>
      <w:r>
        <w:t xml:space="preserve"> is everything you deem important in between the start.</w:t>
      </w:r>
    </w:p>
    <w:p w14:paraId="7D53CA74" w14:textId="59096F29" w:rsidR="00556213" w:rsidRDefault="00556213" w:rsidP="002E1362">
      <w:pPr>
        <w:pStyle w:val="NoSpacing"/>
        <w:numPr>
          <w:ilvl w:val="0"/>
          <w:numId w:val="25"/>
        </w:numPr>
      </w:pPr>
      <w:r w:rsidRPr="0022583E">
        <w:rPr>
          <w:b/>
          <w:i/>
        </w:rPr>
        <w:t>End map</w:t>
      </w:r>
      <w:r>
        <w:t xml:space="preserve"> has events that indicate the stop of the trace, collected all the information you needed for the trace.</w:t>
      </w:r>
      <w:r w:rsidR="0052617C">
        <w:t xml:space="preserve"> </w:t>
      </w:r>
    </w:p>
    <w:p w14:paraId="128ACEC3" w14:textId="6FCF3993" w:rsidR="008D5FF0" w:rsidRDefault="0022583E" w:rsidP="002E1362">
      <w:pPr>
        <w:pStyle w:val="NoSpacing"/>
      </w:pPr>
      <w:r>
        <w:t>The key</w:t>
      </w:r>
      <w:r w:rsidR="002E1362">
        <w:t xml:space="preserve"> in each map</w:t>
      </w:r>
      <w:r>
        <w:rPr>
          <w:b/>
          <w:i/>
        </w:rPr>
        <w:t xml:space="preserve"> </w:t>
      </w:r>
      <w:r w:rsidR="008D5FF0">
        <w:t xml:space="preserve">is the SET event </w:t>
      </w:r>
      <w:r>
        <w:t xml:space="preserve">parameter </w:t>
      </w:r>
      <w:r w:rsidR="008D5FF0">
        <w:t>name and the value is the exact syntax of the linking parameter you want to use</w:t>
      </w:r>
    </w:p>
    <w:p w14:paraId="722AC3D0" w14:textId="3042E88B" w:rsidR="00DA7DF2" w:rsidRDefault="008D5FF0" w:rsidP="002E1362">
      <w:pPr>
        <w:pStyle w:val="NoSpacing"/>
      </w:pPr>
      <w:r w:rsidRPr="0022583E">
        <w:rPr>
          <w:b/>
        </w:rPr>
        <w:t>Ex.</w:t>
      </w:r>
      <w:r>
        <w:t xml:space="preserve"> </w:t>
      </w:r>
      <w:r w:rsidR="00DA7DF2" w:rsidRPr="00DA7DF2">
        <w:rPr>
          <w:b/>
          <w:i/>
        </w:rPr>
        <w:t>KEY</w:t>
      </w:r>
      <w:r w:rsidR="00DA7DF2">
        <w:rPr>
          <w:b/>
          <w:i/>
        </w:rPr>
        <w:t xml:space="preserve"> -</w:t>
      </w:r>
      <w:r w:rsidR="00DA7DF2">
        <w:t xml:space="preserve"> </w:t>
      </w:r>
      <w:r w:rsidR="0022583E" w:rsidRPr="0022583E">
        <w:t xml:space="preserve">FTL: HRF: Start Handle Flow (FFLBA-| sector </w:t>
      </w:r>
      <w:r w:rsidR="00DA7DF2">
        <w:t>offset| cnt| *HIMCmdIdx - host)</w:t>
      </w:r>
      <w:r w:rsidR="0022583E" w:rsidRPr="0022583E">
        <w:t xml:space="preserve"> </w:t>
      </w:r>
      <w:r w:rsidR="00DA7DF2" w:rsidRPr="00DA7DF2">
        <w:rPr>
          <w:b/>
          <w:i/>
        </w:rPr>
        <w:t>VALUE -</w:t>
      </w:r>
      <w:r w:rsidR="00DA7DF2">
        <w:t xml:space="preserve"> </w:t>
      </w:r>
      <w:r w:rsidR="002E1362">
        <w:t>*HIMCmdIdx – host</w:t>
      </w:r>
    </w:p>
    <w:p w14:paraId="6DA6EC82" w14:textId="77777777" w:rsidR="0052617C" w:rsidRPr="0022583E" w:rsidRDefault="0022583E" w:rsidP="002E1362">
      <w:pPr>
        <w:pStyle w:val="NoSpacing"/>
        <w:rPr>
          <w:i/>
        </w:rPr>
      </w:pPr>
      <w:r w:rsidRPr="0022583E">
        <w:rPr>
          <w:i/>
          <w:sz w:val="18"/>
        </w:rPr>
        <w:t>*</w:t>
      </w:r>
      <w:r w:rsidR="0052617C" w:rsidRPr="0022583E">
        <w:rPr>
          <w:i/>
          <w:sz w:val="18"/>
        </w:rPr>
        <w:t xml:space="preserve">Ending map set events MUST have a keyword that matches with a start events keyword </w:t>
      </w:r>
      <w:r w:rsidRPr="0022583E">
        <w:rPr>
          <w:i/>
          <w:sz w:val="18"/>
        </w:rPr>
        <w:t>in order</w:t>
      </w:r>
      <w:r w:rsidR="0052617C" w:rsidRPr="0022583E">
        <w:rPr>
          <w:i/>
          <w:sz w:val="18"/>
        </w:rPr>
        <w:t xml:space="preserve"> for the trace to end.</w:t>
      </w:r>
    </w:p>
    <w:p w14:paraId="32582EBC" w14:textId="4F84568E" w:rsidR="00BD0495" w:rsidRDefault="00BD0495" w:rsidP="00F30C23">
      <w:pPr>
        <w:pStyle w:val="NoSpacing"/>
      </w:pPr>
    </w:p>
    <w:p w14:paraId="1847AAA9" w14:textId="3CA22F9B" w:rsidR="004C3993" w:rsidRPr="004C3993" w:rsidRDefault="00556213" w:rsidP="00F30C23">
      <w:pPr>
        <w:pStyle w:val="NoSpacing"/>
      </w:pPr>
      <w:r w:rsidRPr="009D00D6">
        <w:rPr>
          <w:b/>
          <w:i/>
        </w:rPr>
        <w:t>Map_of_linking_paramter_to_key</w:t>
      </w:r>
      <w:r>
        <w:t xml:space="preserve">: used to pair the linking parameter with a similar keyword, this is needed because sometimes parameters aren’t spelt the same </w:t>
      </w:r>
      <w:r w:rsidRPr="00556213">
        <w:rPr>
          <w:b/>
        </w:rPr>
        <w:t xml:space="preserve">ex. *HIMCmdIdx – host </w:t>
      </w:r>
      <w:r w:rsidRPr="00556213">
        <w:t>and</w:t>
      </w:r>
      <w:r w:rsidRPr="00556213">
        <w:rPr>
          <w:b/>
        </w:rPr>
        <w:t xml:space="preserve"> HIMCmdIdx</w:t>
      </w:r>
      <w:r w:rsidR="004C3993">
        <w:rPr>
          <w:b/>
        </w:rPr>
        <w:t>.</w:t>
      </w:r>
      <w:r w:rsidR="004C3993">
        <w:t xml:space="preserve"> Even if they are the same</w:t>
      </w:r>
    </w:p>
    <w:p w14:paraId="3F712E9E" w14:textId="77777777" w:rsidR="004C3993" w:rsidRDefault="004C3993" w:rsidP="00F30C23">
      <w:pPr>
        <w:pStyle w:val="NoSpacing"/>
        <w:rPr>
          <w:b/>
        </w:rPr>
      </w:pPr>
    </w:p>
    <w:p w14:paraId="3E23D443" w14:textId="77777777" w:rsidR="00EF18C5" w:rsidRDefault="00EF18C5" w:rsidP="00F30C23">
      <w:pPr>
        <w:pStyle w:val="NoSpacing"/>
      </w:pPr>
      <w:r w:rsidRPr="009D00D6">
        <w:rPr>
          <w:b/>
          <w:i/>
        </w:rPr>
        <w:t>Map_of_track_and_events</w:t>
      </w:r>
      <w:r>
        <w:t>: used to group SET events related to one trace together. Dumped when trace is complete, meaning start and end was found so memory/RAM usage doesn’t get too high.</w:t>
      </w:r>
    </w:p>
    <w:p w14:paraId="7F92DC90" w14:textId="77777777" w:rsidR="00EF18C5" w:rsidRDefault="00EF18C5" w:rsidP="00F30C23">
      <w:pPr>
        <w:pStyle w:val="NoSpacing"/>
      </w:pPr>
    </w:p>
    <w:p w14:paraId="4024726E" w14:textId="11736E6F" w:rsidR="00FB4BA7" w:rsidRDefault="00EF18C5" w:rsidP="00F30C23">
      <w:pPr>
        <w:pStyle w:val="NoSpacing"/>
      </w:pPr>
      <w:r w:rsidRPr="009D00D6">
        <w:rPr>
          <w:b/>
          <w:i/>
        </w:rPr>
        <w:t>Map_of_key+hexvalue_to_track</w:t>
      </w:r>
      <w:r>
        <w:t xml:space="preserve">: used when you find a matching keyword+hexvalue in the map, you can link the SET event to the original trace because multiple traces can occur at the same time before closing, not sequential. We use a keyword + hexvalue because there could be an edge case where certain hexvalue equal each other </w:t>
      </w:r>
      <w:r w:rsidR="00FB4BA7">
        <w:t>like 0x000 fflba and a 0x000 vba and a 0x000 command index.</w:t>
      </w:r>
    </w:p>
    <w:p w14:paraId="14606069" w14:textId="5859C6F9" w:rsidR="00030776" w:rsidRDefault="00030776" w:rsidP="00F30C23">
      <w:pPr>
        <w:pStyle w:val="NoSpacing"/>
      </w:pPr>
    </w:p>
    <w:p w14:paraId="073325B6" w14:textId="2C63CB47" w:rsidR="00030776" w:rsidRPr="00120B3A" w:rsidRDefault="00030776" w:rsidP="00F30C23">
      <w:pPr>
        <w:pStyle w:val="NoSpacing"/>
        <w:rPr>
          <w:b/>
          <w:u w:val="single"/>
        </w:rPr>
      </w:pPr>
      <w:r w:rsidRPr="00120B3A">
        <w:rPr>
          <w:b/>
          <w:highlight w:val="yellow"/>
          <w:u w:val="single"/>
        </w:rPr>
        <w:t xml:space="preserve">HOW THE MAPS </w:t>
      </w:r>
      <w:r w:rsidR="00120B3A" w:rsidRPr="00120B3A">
        <w:rPr>
          <w:b/>
          <w:highlight w:val="yellow"/>
          <w:u w:val="single"/>
        </w:rPr>
        <w:t>ARE CONNECTED</w:t>
      </w:r>
    </w:p>
    <w:p w14:paraId="3B4657BA" w14:textId="202943C5" w:rsidR="00A23194" w:rsidRPr="00E24D1B" w:rsidRDefault="00A23194" w:rsidP="00362D2D">
      <w:pPr>
        <w:pStyle w:val="NoSpacing"/>
        <w:rPr>
          <w:i/>
        </w:rPr>
      </w:pPr>
      <w:r w:rsidRPr="00E24D1B">
        <w:rPr>
          <w:i/>
        </w:rPr>
        <w:t>Explanation of the design flow diagram</w:t>
      </w:r>
      <w:r w:rsidR="00E24D1B" w:rsidRPr="00E24D1B">
        <w:rPr>
          <w:i/>
        </w:rPr>
        <w:t xml:space="preserve"> above</w:t>
      </w:r>
    </w:p>
    <w:p w14:paraId="0640A3B5" w14:textId="29B19FD1" w:rsidR="00362D2D" w:rsidRDefault="00197FF1" w:rsidP="00DC09F6">
      <w:pPr>
        <w:pStyle w:val="NoSpacing"/>
        <w:numPr>
          <w:ilvl w:val="0"/>
          <w:numId w:val="26"/>
        </w:numPr>
      </w:pPr>
      <w:r>
        <w:t xml:space="preserve">When a SET event is found in the </w:t>
      </w:r>
      <w:r w:rsidRPr="00250980">
        <w:rPr>
          <w:b/>
        </w:rPr>
        <w:t>start map</w:t>
      </w:r>
      <w:r>
        <w:t>, it will create a NEW Track number</w:t>
      </w:r>
      <w:r w:rsidR="0093184C">
        <w:t xml:space="preserve"> in the map </w:t>
      </w:r>
      <w:r w:rsidR="0093184C" w:rsidRPr="009D00D6">
        <w:rPr>
          <w:b/>
          <w:i/>
        </w:rPr>
        <w:t>Map_of_track_and_events</w:t>
      </w:r>
      <w:r>
        <w:t>, this will contain all the associated SET events.</w:t>
      </w:r>
    </w:p>
    <w:p w14:paraId="31109550" w14:textId="64B1A9F9" w:rsidR="00197FF1" w:rsidRDefault="00197FF1" w:rsidP="00DC09F6">
      <w:pPr>
        <w:pStyle w:val="NoSpacing"/>
        <w:numPr>
          <w:ilvl w:val="0"/>
          <w:numId w:val="26"/>
        </w:numPr>
      </w:pPr>
      <w:r>
        <w:t xml:space="preserve">When a SET event is found in the </w:t>
      </w:r>
      <w:r w:rsidRPr="00250980">
        <w:rPr>
          <w:b/>
        </w:rPr>
        <w:t>inbtwn map</w:t>
      </w:r>
      <w:r>
        <w:t>, the plugin will find the</w:t>
      </w:r>
      <w:r w:rsidR="00250980">
        <w:t xml:space="preserve"> keyword associated to the</w:t>
      </w:r>
      <w:r>
        <w:t xml:space="preserve"> specif</w:t>
      </w:r>
      <w:r w:rsidR="0093184C">
        <w:t xml:space="preserve">ic parameter </w:t>
      </w:r>
      <w:r w:rsidR="00250980">
        <w:t>using the</w:t>
      </w:r>
      <w:r w:rsidR="00250980" w:rsidRPr="00250980">
        <w:rPr>
          <w:b/>
          <w:i/>
        </w:rPr>
        <w:t xml:space="preserve"> </w:t>
      </w:r>
      <w:r w:rsidR="00250980" w:rsidRPr="009D00D6">
        <w:rPr>
          <w:b/>
          <w:i/>
        </w:rPr>
        <w:t>Map_of_linking_paramter_to_key</w:t>
      </w:r>
      <w:r w:rsidR="00250980">
        <w:t xml:space="preserve"> </w:t>
      </w:r>
      <w:r w:rsidR="0093184C">
        <w:t xml:space="preserve">, </w:t>
      </w:r>
      <w:r w:rsidR="00250980">
        <w:t xml:space="preserve">then </w:t>
      </w:r>
      <w:r w:rsidR="0093184C">
        <w:t>using the keyHexValue it create</w:t>
      </w:r>
      <w:r w:rsidR="00250980">
        <w:t>d</w:t>
      </w:r>
      <w:r w:rsidR="0093184C">
        <w:t xml:space="preserve"> it will try to find it in the </w:t>
      </w:r>
      <w:r w:rsidR="0093184C" w:rsidRPr="009D00D6">
        <w:rPr>
          <w:b/>
          <w:i/>
        </w:rPr>
        <w:t>Map_of_key+hexvalue_to_track</w:t>
      </w:r>
      <w:r w:rsidR="0093184C">
        <w:t xml:space="preserve">, if it is in there it will access </w:t>
      </w:r>
      <w:r w:rsidR="0093184C">
        <w:lastRenderedPageBreak/>
        <w:t xml:space="preserve">the track number in that map and link it to </w:t>
      </w:r>
      <w:r w:rsidR="0093184C" w:rsidRPr="009D00D6">
        <w:rPr>
          <w:b/>
          <w:i/>
        </w:rPr>
        <w:t>Map_of_track_and_events</w:t>
      </w:r>
      <w:r w:rsidR="0093184C">
        <w:t>, and this is where the SET event information like name, time, and parameters will be placed.</w:t>
      </w:r>
    </w:p>
    <w:p w14:paraId="194AE21F" w14:textId="15588386" w:rsidR="00DC09F6" w:rsidRDefault="00DC09F6" w:rsidP="00DC09F6">
      <w:pPr>
        <w:pStyle w:val="NoSpacing"/>
        <w:numPr>
          <w:ilvl w:val="0"/>
          <w:numId w:val="26"/>
        </w:numPr>
      </w:pPr>
      <w:r>
        <w:t xml:space="preserve">When a SET event is found in the </w:t>
      </w:r>
      <w:r w:rsidR="00250980" w:rsidRPr="00250980">
        <w:rPr>
          <w:b/>
        </w:rPr>
        <w:t>end</w:t>
      </w:r>
      <w:r w:rsidRPr="00250980">
        <w:rPr>
          <w:b/>
        </w:rPr>
        <w:t xml:space="preserve"> map</w:t>
      </w:r>
      <w:r w:rsidR="00250980" w:rsidRPr="00250980">
        <w:t xml:space="preserve"> </w:t>
      </w:r>
      <w:r w:rsidR="00250980">
        <w:t>the plugin will find the keyword associated to the specific parameter using the</w:t>
      </w:r>
      <w:r w:rsidR="00250980" w:rsidRPr="00250980">
        <w:rPr>
          <w:b/>
          <w:i/>
        </w:rPr>
        <w:t xml:space="preserve"> </w:t>
      </w:r>
      <w:r w:rsidR="00250980" w:rsidRPr="009D00D6">
        <w:rPr>
          <w:b/>
          <w:i/>
        </w:rPr>
        <w:t>Map_of_linking_paramter_to_key</w:t>
      </w:r>
      <w:r>
        <w:t xml:space="preserve">, </w:t>
      </w:r>
      <w:r w:rsidR="00250980">
        <w:t xml:space="preserve">then </w:t>
      </w:r>
      <w:r>
        <w:t xml:space="preserve">using the keyHexValue it create it will try to find it in the </w:t>
      </w:r>
      <w:r w:rsidRPr="009D00D6">
        <w:rPr>
          <w:b/>
          <w:i/>
        </w:rPr>
        <w:t>Map_of_key+hexvalue_to_track</w:t>
      </w:r>
      <w:r>
        <w:t xml:space="preserve">, if it is in there it will access the track number in that map and link it to </w:t>
      </w:r>
      <w:r w:rsidRPr="009D00D6">
        <w:rPr>
          <w:b/>
          <w:i/>
        </w:rPr>
        <w:t>Map_of_track_and_events</w:t>
      </w:r>
      <w:r>
        <w:t>, and this is where the SET event information like name, time, and parameters will be placed.</w:t>
      </w:r>
    </w:p>
    <w:p w14:paraId="7FBA5B2E" w14:textId="09CABC36" w:rsidR="00250980" w:rsidRDefault="00250980" w:rsidP="00250980">
      <w:pPr>
        <w:pStyle w:val="NoSpacing"/>
        <w:numPr>
          <w:ilvl w:val="1"/>
          <w:numId w:val="26"/>
        </w:numPr>
      </w:pPr>
      <w:r>
        <w:t>In addition to adding the SET event this is where the logic, removing, and dumping of the Tracks to a CSV file happens.</w:t>
      </w:r>
    </w:p>
    <w:p w14:paraId="6B571CB7" w14:textId="77777777" w:rsidR="0093184C" w:rsidRPr="0093184C" w:rsidRDefault="0093184C" w:rsidP="00F30C23">
      <w:pPr>
        <w:pStyle w:val="NoSpacing"/>
      </w:pPr>
    </w:p>
    <w:p w14:paraId="5146B203" w14:textId="77777777" w:rsidR="00FB4BA7" w:rsidRDefault="00FB4BA7" w:rsidP="00F30C23">
      <w:pPr>
        <w:pStyle w:val="NoSpacing"/>
      </w:pPr>
    </w:p>
    <w:p w14:paraId="202804F1" w14:textId="0107A2CF" w:rsidR="00FB4BA7" w:rsidRDefault="00AB32F2" w:rsidP="00F30C23">
      <w:pPr>
        <w:pStyle w:val="NoSpacing"/>
      </w:pPr>
      <w:r>
        <w:t>This</w:t>
      </w:r>
      <w:r w:rsidR="00FB4BA7">
        <w:t xml:space="preserve"> Java Class plugin </w:t>
      </w:r>
      <w:r>
        <w:t xml:space="preserve">a </w:t>
      </w:r>
      <w:r w:rsidR="00FB4BA7">
        <w:t xml:space="preserve">few data members </w:t>
      </w:r>
      <w:r>
        <w:t xml:space="preserve">that </w:t>
      </w:r>
      <w:r w:rsidR="00770B17">
        <w:t xml:space="preserve">are accessible to </w:t>
      </w:r>
      <w:r w:rsidR="00FB4BA7">
        <w:t>each method: init(), execute</w:t>
      </w:r>
      <w:r w:rsidR="00770B17">
        <w:t>(), and destroy():</w:t>
      </w:r>
    </w:p>
    <w:p w14:paraId="3A5261F3" w14:textId="77777777" w:rsidR="00EF18C5" w:rsidRDefault="00FB4BA7" w:rsidP="00197647">
      <w:pPr>
        <w:pStyle w:val="NoSpacing"/>
        <w:numPr>
          <w:ilvl w:val="0"/>
          <w:numId w:val="8"/>
        </w:numPr>
      </w:pPr>
      <w:r>
        <w:t xml:space="preserve">Int </w:t>
      </w:r>
      <w:r w:rsidRPr="009D00D6">
        <w:rPr>
          <w:b/>
          <w:i/>
        </w:rPr>
        <w:t>track#</w:t>
      </w:r>
      <w:r>
        <w:t>, initialized outside of the execute method so it doesn’t reset all the time</w:t>
      </w:r>
      <w:r w:rsidR="00EF18C5">
        <w:t xml:space="preserve"> </w:t>
      </w:r>
      <w:r w:rsidR="0063457B">
        <w:t xml:space="preserve">Track number should be </w:t>
      </w:r>
      <w:r w:rsidR="0063457B" w:rsidRPr="00625C62">
        <w:rPr>
          <w:b/>
        </w:rPr>
        <w:t>unique</w:t>
      </w:r>
      <w:r w:rsidR="0063457B">
        <w:t xml:space="preserve"> to each time a start event occurs.</w:t>
      </w:r>
    </w:p>
    <w:p w14:paraId="05847D4D" w14:textId="0B921189" w:rsidR="00FB4BA7" w:rsidRDefault="00FB4BA7" w:rsidP="00FB4BA7">
      <w:pPr>
        <w:pStyle w:val="NoSpacing"/>
        <w:numPr>
          <w:ilvl w:val="0"/>
          <w:numId w:val="3"/>
        </w:numPr>
      </w:pPr>
      <w:r>
        <w:t xml:space="preserve">Int </w:t>
      </w:r>
      <w:r w:rsidRPr="009D00D6">
        <w:rPr>
          <w:b/>
          <w:i/>
        </w:rPr>
        <w:t>maxResult</w:t>
      </w:r>
      <w:r w:rsidR="000C6DA3">
        <w:t>, set in the init but number received</w:t>
      </w:r>
      <w:r>
        <w:t xml:space="preserve"> </w:t>
      </w:r>
      <w:r w:rsidR="000C6DA3">
        <w:t xml:space="preserve">from </w:t>
      </w:r>
      <w:r>
        <w:t>the configuration</w:t>
      </w:r>
      <w:r w:rsidR="000C6DA3">
        <w:t xml:space="preserve"> file,</w:t>
      </w:r>
      <w:r>
        <w:t xml:space="preserve"> indicated how many of the outliers you want</w:t>
      </w:r>
    </w:p>
    <w:p w14:paraId="25F4DB06" w14:textId="77777777" w:rsidR="004F1573" w:rsidRDefault="00FB4BA7" w:rsidP="00197647">
      <w:pPr>
        <w:pStyle w:val="NoSpacing"/>
        <w:numPr>
          <w:ilvl w:val="0"/>
          <w:numId w:val="3"/>
        </w:numPr>
      </w:pPr>
      <w:r>
        <w:t xml:space="preserve">Int </w:t>
      </w:r>
      <w:r w:rsidRPr="009D00D6">
        <w:rPr>
          <w:b/>
          <w:i/>
        </w:rPr>
        <w:t>currentResult</w:t>
      </w:r>
      <w:r>
        <w:t xml:space="preserve">, used as a </w:t>
      </w:r>
      <w:r w:rsidRPr="00625C62">
        <w:rPr>
          <w:b/>
        </w:rPr>
        <w:t>counter</w:t>
      </w:r>
      <w:r>
        <w:t xml:space="preserve"> up to maxResult to populate the </w:t>
      </w:r>
      <w:r w:rsidR="00E30FF1">
        <w:t>topResults Arraylist with the first N</w:t>
      </w:r>
    </w:p>
    <w:p w14:paraId="2229E273" w14:textId="7F40A922" w:rsidR="00EF18C5" w:rsidRDefault="00197647" w:rsidP="004F1573">
      <w:pPr>
        <w:pStyle w:val="NoSpacing"/>
        <w:numPr>
          <w:ilvl w:val="0"/>
          <w:numId w:val="3"/>
        </w:numPr>
      </w:pPr>
      <w:r w:rsidRPr="004F1573">
        <w:rPr>
          <w:b/>
          <w:i/>
        </w:rPr>
        <w:t>List&lt;Long&gt; topResults</w:t>
      </w:r>
      <w:r>
        <w:t xml:space="preserve"> should only contain the </w:t>
      </w:r>
      <w:r w:rsidRPr="004F1573">
        <w:rPr>
          <w:b/>
        </w:rPr>
        <w:t>top N number</w:t>
      </w:r>
      <w:r>
        <w:t xml:space="preserve"> of results you wanted</w:t>
      </w:r>
      <w:r w:rsidR="004F1573">
        <w:t>. For example,</w:t>
      </w:r>
      <w:r>
        <w:t xml:space="preserve"> </w:t>
      </w:r>
      <w:r w:rsidR="002E1362">
        <w:t>if</w:t>
      </w:r>
      <w:r>
        <w:t xml:space="preserve"> you want 20 of the longest commands then the array should only have the top 20</w:t>
      </w:r>
    </w:p>
    <w:p w14:paraId="6C874644" w14:textId="77777777" w:rsidR="00A04133" w:rsidRDefault="00A04133" w:rsidP="00F30C23">
      <w:pPr>
        <w:pStyle w:val="NoSpacing"/>
        <w:rPr>
          <w:b/>
          <w:i/>
          <w:u w:val="single"/>
        </w:rPr>
      </w:pPr>
    </w:p>
    <w:p w14:paraId="1C9F813C" w14:textId="77777777" w:rsidR="008C2711" w:rsidRDefault="008C2711" w:rsidP="00F30C23">
      <w:pPr>
        <w:pStyle w:val="NoSpacing"/>
      </w:pPr>
      <w:r w:rsidRPr="00625C62">
        <w:rPr>
          <w:b/>
          <w:i/>
          <w:u w:val="single"/>
        </w:rPr>
        <w:t>Psuedocode</w:t>
      </w:r>
      <w:r>
        <w:t xml:space="preserve">: </w:t>
      </w:r>
    </w:p>
    <w:p w14:paraId="2E2DAF3E"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//read config file (init)</w:t>
      </w:r>
    </w:p>
    <w:p w14:paraId="29A8AC33"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if start </w:t>
      </w:r>
    </w:p>
    <w:p w14:paraId="46E2EFBA"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put name of SETevent into a starter_map with linking_parameter</w:t>
      </w:r>
    </w:p>
    <w:p w14:paraId="0B138C30"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put linking_parameter into map_of_linking_parameter_to_key with key</w:t>
      </w:r>
    </w:p>
    <w:p w14:paraId="07F5CA35"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if end </w:t>
      </w:r>
    </w:p>
    <w:p w14:paraId="7B5B12A4"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put name of SETevent into a ender_map with linking_parameter</w:t>
      </w:r>
    </w:p>
    <w:p w14:paraId="6FE7110A"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put linking_parameter into map_of_linking_parameter_to_key with key</w:t>
      </w:r>
    </w:p>
    <w:p w14:paraId="0E85A964"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if inbtwn </w:t>
      </w:r>
    </w:p>
    <w:p w14:paraId="38C02570"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put name of SETevent into a ender_map with linking_parameter</w:t>
      </w:r>
    </w:p>
    <w:p w14:paraId="3E6917CC"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put linking_parameter into map_of_linking_parameter_to_key with key</w:t>
      </w:r>
    </w:p>
    <w:p w14:paraId="60C2CC57"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p>
    <w:p w14:paraId="2C2620A4"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//parsing (execute)</w:t>
      </w:r>
    </w:p>
    <w:p w14:paraId="4DBEF0CB"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foreach row in file //done for us by the plugin</w:t>
      </w:r>
    </w:p>
    <w:p w14:paraId="312884F2"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if SETevent is in starter_map</w:t>
      </w:r>
    </w:p>
    <w:p w14:paraId="7A8112A6"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for(linking_param in list[linking_param])</w:t>
      </w:r>
    </w:p>
    <w:p w14:paraId="44B5693C"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1. find the linking_param in the name and then the actual hex value in parameter </w:t>
      </w:r>
    </w:p>
    <w:p w14:paraId="7E92F13E"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2. find key by map_of_parameter_key[linking_param]</w:t>
      </w:r>
    </w:p>
    <w:p w14:paraId="663DDE8B"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keyhex = 1 + 2;</w:t>
      </w:r>
    </w:p>
    <w:p w14:paraId="6E8F609F"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3. put "key + hexadecimal" in map_of_hexvalue_to_track with track#</w:t>
      </w:r>
    </w:p>
    <w:p w14:paraId="0D7AA3B5"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4. map[track#] add list[[timestamp, SETevent name, linking_param]]</w:t>
      </w:r>
    </w:p>
    <w:p w14:paraId="34E7189E"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5. increment track# ++;</w:t>
      </w:r>
    </w:p>
    <w:p w14:paraId="20A83247"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if SETevent is in ender_map</w:t>
      </w:r>
    </w:p>
    <w:p w14:paraId="6F9D8F34"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1. find the key by using map_of_linking_param_to_key[linking_param], linking_param can be found by ender_map[SETevent]</w:t>
      </w:r>
    </w:p>
    <w:p w14:paraId="0A8BADB0"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2. find the linking_param in the name and then the actual hex value in the parameter</w:t>
      </w:r>
    </w:p>
    <w:p w14:paraId="2B92ECB7"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keyhex = 1 + 2;</w:t>
      </w:r>
    </w:p>
    <w:p w14:paraId="3E8FEFAA"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3. if "key + hexadecimal" in map_of_hexvalue_to_track </w:t>
      </w:r>
    </w:p>
    <w:p w14:paraId="32EA15AA"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track# = map_of_hexvalue_to_track[key + hexadecimal]</w:t>
      </w:r>
    </w:p>
    <w:p w14:paraId="594DEA7B"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map_of_track_and_events[track#] add list[timestamp, SETevent]</w:t>
      </w:r>
    </w:p>
    <w:p w14:paraId="1D2954B7"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//calculate</w:t>
      </w:r>
    </w:p>
    <w:p w14:paraId="55A3B6C3"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 simple: take the time delta from start_event to end_event</w:t>
      </w:r>
    </w:p>
    <w:p w14:paraId="04A73F38"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 DUMP list from map_of_track_and_events[track#] to csv file //add trigger if you want setevents or not</w:t>
      </w:r>
    </w:p>
    <w:p w14:paraId="1F30FBCC"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 DUMP "key + hexadecimal" and time delta to CSV.</w:t>
      </w:r>
    </w:p>
    <w:p w14:paraId="35387A48"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lastRenderedPageBreak/>
        <w:t xml:space="preserve">            - //remove track from dictionary to save space, </w:t>
      </w:r>
    </w:p>
    <w:p w14:paraId="52B7E656"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3. else do nothing</w:t>
      </w:r>
    </w:p>
    <w:p w14:paraId="740C4456"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if SETevent is in inbtwn_map</w:t>
      </w:r>
    </w:p>
    <w:p w14:paraId="15A681F1"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1. find the key by using map_of_linking_param_to_key[linking_param], linking_param can be found by ender_map[SETevent]</w:t>
      </w:r>
    </w:p>
    <w:p w14:paraId="2FD3C734"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2. find the linking_param in the name and then the actual hex value in the parameter</w:t>
      </w:r>
    </w:p>
    <w:p w14:paraId="6A8DE8C2"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keyhex = 1 + 2;</w:t>
      </w:r>
    </w:p>
    <w:p w14:paraId="612756A2"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3. if "key + hexadecimal" in map_of_hexvalue_to_track </w:t>
      </w:r>
    </w:p>
    <w:p w14:paraId="3D335DDE"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track# = map_of_hexvalue_to_track[key + hexadecimal]</w:t>
      </w:r>
    </w:p>
    <w:p w14:paraId="76A4DF64"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 xml:space="preserve">            map_of_track_and_events[track#] add list[timestamp, SETevent]</w:t>
      </w:r>
    </w:p>
    <w:p w14:paraId="2E1B060D"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sidRPr="00006B51">
        <w:rPr>
          <w:rFonts w:ascii="Courier New" w:hAnsi="Courier New" w:cs="Courier New"/>
          <w:color w:val="0070C0"/>
          <w:sz w:val="16"/>
          <w:szCs w:val="16"/>
          <w:highlight w:val="white"/>
        </w:rPr>
        <w:t>//dump (destroy)</w:t>
      </w:r>
    </w:p>
    <w:p w14:paraId="5DC3EAFA" w14:textId="77777777" w:rsidR="00006B51" w:rsidRPr="00006B51" w:rsidRDefault="00006B51" w:rsidP="00006B51">
      <w:pPr>
        <w:autoSpaceDE w:val="0"/>
        <w:autoSpaceDN w:val="0"/>
        <w:adjustRightInd w:val="0"/>
        <w:spacing w:after="0" w:line="240" w:lineRule="auto"/>
        <w:rPr>
          <w:rFonts w:ascii="Courier New" w:hAnsi="Courier New" w:cs="Courier New"/>
          <w:color w:val="0070C0"/>
          <w:sz w:val="16"/>
          <w:szCs w:val="16"/>
          <w:highlight w:val="white"/>
        </w:rPr>
      </w:pPr>
      <w:r>
        <w:rPr>
          <w:rFonts w:ascii="Courier New" w:hAnsi="Courier New" w:cs="Courier New"/>
          <w:color w:val="0070C0"/>
          <w:sz w:val="16"/>
          <w:szCs w:val="16"/>
          <w:highlight w:val="white"/>
        </w:rPr>
        <w:t>Dump topResults data structure into the csv file.</w:t>
      </w:r>
    </w:p>
    <w:p w14:paraId="401A52E2" w14:textId="77777777" w:rsidR="00006B51" w:rsidRDefault="00006B51" w:rsidP="00F30C23">
      <w:pPr>
        <w:pStyle w:val="NoSpacing"/>
      </w:pPr>
    </w:p>
    <w:p w14:paraId="7A169DEE" w14:textId="1D12AC5D" w:rsidR="00790D94" w:rsidRDefault="00790D94" w:rsidP="00F30C23">
      <w:pPr>
        <w:pStyle w:val="NoSpacing"/>
        <w:rPr>
          <w:b/>
          <w:sz w:val="28"/>
        </w:rPr>
      </w:pPr>
    </w:p>
    <w:p w14:paraId="73461C11" w14:textId="77777777" w:rsidR="00790D94" w:rsidRDefault="00790D94" w:rsidP="00790D94">
      <w:pPr>
        <w:pStyle w:val="NoSpacing"/>
      </w:pPr>
      <w:r>
        <w:t>The xPlorer plugin has 3 stages:</w:t>
      </w:r>
    </w:p>
    <w:p w14:paraId="63AFBAC6" w14:textId="77777777" w:rsidR="00790D94" w:rsidRDefault="00790D94" w:rsidP="00790D94">
      <w:pPr>
        <w:pStyle w:val="NoSpacing"/>
        <w:numPr>
          <w:ilvl w:val="0"/>
          <w:numId w:val="2"/>
        </w:numPr>
      </w:pPr>
      <w:r>
        <w:t>Init</w:t>
      </w:r>
    </w:p>
    <w:p w14:paraId="679D2ED8" w14:textId="77777777" w:rsidR="00790D94" w:rsidRDefault="00790D94" w:rsidP="00790D94">
      <w:pPr>
        <w:pStyle w:val="NoSpacing"/>
        <w:numPr>
          <w:ilvl w:val="0"/>
          <w:numId w:val="2"/>
        </w:numPr>
      </w:pPr>
      <w:r>
        <w:t>Execute</w:t>
      </w:r>
    </w:p>
    <w:p w14:paraId="736A6FCF" w14:textId="7FB4FDEC" w:rsidR="00790D94" w:rsidRPr="00790D94" w:rsidRDefault="00790D94" w:rsidP="00F30C23">
      <w:pPr>
        <w:pStyle w:val="NoSpacing"/>
        <w:numPr>
          <w:ilvl w:val="0"/>
          <w:numId w:val="2"/>
        </w:numPr>
      </w:pPr>
      <w:r>
        <w:t xml:space="preserve">Destroy </w:t>
      </w:r>
    </w:p>
    <w:p w14:paraId="2F28598C" w14:textId="77777777" w:rsidR="00790D94" w:rsidRDefault="00790D94" w:rsidP="00F30C23">
      <w:pPr>
        <w:pStyle w:val="NoSpacing"/>
        <w:rPr>
          <w:b/>
          <w:sz w:val="28"/>
        </w:rPr>
      </w:pPr>
    </w:p>
    <w:p w14:paraId="024A230B" w14:textId="19BAD274" w:rsidR="00E71E9F" w:rsidRPr="00625C62" w:rsidRDefault="00E71E9F" w:rsidP="00F30C23">
      <w:pPr>
        <w:pStyle w:val="NoSpacing"/>
        <w:rPr>
          <w:b/>
          <w:sz w:val="28"/>
        </w:rPr>
      </w:pPr>
      <w:r w:rsidRPr="00625C62">
        <w:rPr>
          <w:b/>
          <w:sz w:val="28"/>
        </w:rPr>
        <w:t>INIT</w:t>
      </w:r>
    </w:p>
    <w:p w14:paraId="34A36EA0" w14:textId="3B86A374" w:rsidR="00E71E9F" w:rsidRPr="00D55C59" w:rsidRDefault="00006B51" w:rsidP="00D55C59">
      <w:pPr>
        <w:shd w:val="clear" w:color="auto" w:fill="2B2B2B"/>
        <w:autoSpaceDE w:val="0"/>
        <w:autoSpaceDN w:val="0"/>
        <w:adjustRightInd w:val="0"/>
        <w:spacing w:after="0" w:line="240" w:lineRule="auto"/>
        <w:rPr>
          <w:rFonts w:ascii="Courier New" w:hAnsi="Courier New" w:cs="Courier New"/>
          <w:color w:val="A9B7C6"/>
          <w:sz w:val="18"/>
          <w:szCs w:val="18"/>
        </w:rPr>
      </w:pPr>
      <w:r>
        <w:rPr>
          <w:rFonts w:ascii="Courier New" w:hAnsi="Courier New" w:cs="Courier New"/>
          <w:color w:val="A9B7C6"/>
          <w:sz w:val="18"/>
          <w:szCs w:val="18"/>
        </w:rPr>
        <w:t xml:space="preserve">    FileReader fr = </w:t>
      </w:r>
      <w:r>
        <w:rPr>
          <w:rFonts w:ascii="Courier New" w:hAnsi="Courier New" w:cs="Courier New"/>
          <w:color w:val="CC7832"/>
          <w:sz w:val="18"/>
          <w:szCs w:val="18"/>
        </w:rPr>
        <w:t xml:space="preserve">new </w:t>
      </w:r>
      <w:r>
        <w:rPr>
          <w:rFonts w:ascii="Courier New" w:hAnsi="Courier New" w:cs="Courier New"/>
          <w:color w:val="A9B7C6"/>
          <w:sz w:val="18"/>
          <w:szCs w:val="18"/>
        </w:rPr>
        <w:t>FileReader(</w:t>
      </w:r>
      <w:r>
        <w:rPr>
          <w:rFonts w:ascii="Courier New" w:hAnsi="Courier New" w:cs="Courier New"/>
          <w:color w:val="6A8759"/>
          <w:sz w:val="18"/>
          <w:szCs w:val="18"/>
        </w:rPr>
        <w:t>"C:</w:t>
      </w:r>
      <w:r>
        <w:rPr>
          <w:rFonts w:ascii="Courier New" w:hAnsi="Courier New" w:cs="Courier New"/>
          <w:color w:val="CC7832"/>
          <w:sz w:val="18"/>
          <w:szCs w:val="18"/>
        </w:rPr>
        <w:t>\\</w:t>
      </w:r>
      <w:r>
        <w:rPr>
          <w:rFonts w:ascii="Courier New" w:hAnsi="Courier New" w:cs="Courier New"/>
          <w:color w:val="6A8759"/>
          <w:sz w:val="18"/>
          <w:szCs w:val="18"/>
        </w:rPr>
        <w:t>xTools</w:t>
      </w:r>
      <w:r>
        <w:rPr>
          <w:rFonts w:ascii="Courier New" w:hAnsi="Courier New" w:cs="Courier New"/>
          <w:color w:val="CC7832"/>
          <w:sz w:val="18"/>
          <w:szCs w:val="18"/>
        </w:rPr>
        <w:t>\\</w:t>
      </w:r>
      <w:r>
        <w:rPr>
          <w:rFonts w:ascii="Courier New" w:hAnsi="Courier New" w:cs="Courier New"/>
          <w:color w:val="6A8759"/>
          <w:sz w:val="18"/>
          <w:szCs w:val="18"/>
        </w:rPr>
        <w:t>app</w:t>
      </w:r>
      <w:r>
        <w:rPr>
          <w:rFonts w:ascii="Courier New" w:hAnsi="Courier New" w:cs="Courier New"/>
          <w:color w:val="CC7832"/>
          <w:sz w:val="18"/>
          <w:szCs w:val="18"/>
        </w:rPr>
        <w:t>\\</w:t>
      </w:r>
      <w:r>
        <w:rPr>
          <w:rFonts w:ascii="Courier New" w:hAnsi="Courier New" w:cs="Courier New"/>
          <w:color w:val="6A8759"/>
          <w:sz w:val="18"/>
          <w:szCs w:val="18"/>
        </w:rPr>
        <w:t>xrwrdecoder</w:t>
      </w:r>
      <w:r>
        <w:rPr>
          <w:rFonts w:ascii="Courier New" w:hAnsi="Courier New" w:cs="Courier New"/>
          <w:color w:val="CC7832"/>
          <w:sz w:val="18"/>
          <w:szCs w:val="18"/>
        </w:rPr>
        <w:t>\\</w:t>
      </w:r>
      <w:r>
        <w:rPr>
          <w:rFonts w:ascii="Courier New" w:hAnsi="Courier New" w:cs="Courier New"/>
          <w:color w:val="6A8759"/>
          <w:sz w:val="18"/>
          <w:szCs w:val="18"/>
        </w:rPr>
        <w:t>configfile.txt"</w:t>
      </w:r>
      <w:r>
        <w:rPr>
          <w:rFonts w:ascii="Courier New" w:hAnsi="Courier New" w:cs="Courier New"/>
          <w:color w:val="A9B7C6"/>
          <w:sz w:val="18"/>
          <w:szCs w:val="18"/>
        </w:rPr>
        <w:t>)</w:t>
      </w:r>
      <w:r w:rsidR="00D55C59">
        <w:rPr>
          <w:rFonts w:ascii="Courier New" w:hAnsi="Courier New" w:cs="Courier New"/>
          <w:color w:val="CC7832"/>
          <w:sz w:val="18"/>
          <w:szCs w:val="18"/>
        </w:rPr>
        <w:t>;</w:t>
      </w:r>
    </w:p>
    <w:p w14:paraId="7CD7BF2C" w14:textId="77777777" w:rsidR="00E71E9F" w:rsidRDefault="00E71E9F" w:rsidP="00E71E9F">
      <w:pPr>
        <w:pStyle w:val="NoSpacing"/>
        <w:rPr>
          <w:highlight w:val="white"/>
        </w:rPr>
      </w:pPr>
      <w:r>
        <w:rPr>
          <w:highlight w:val="white"/>
        </w:rPr>
        <w:t xml:space="preserve">This is the init phase, simple </w:t>
      </w:r>
      <w:r w:rsidRPr="00625C62">
        <w:rPr>
          <w:b/>
          <w:i/>
          <w:highlight w:val="white"/>
        </w:rPr>
        <w:t>file reader</w:t>
      </w:r>
      <w:r>
        <w:rPr>
          <w:highlight w:val="white"/>
        </w:rPr>
        <w:t xml:space="preserve"> that will manipulate the strings to the proper style and then place them into the appropriate data structures:</w:t>
      </w:r>
    </w:p>
    <w:p w14:paraId="7BCDED06" w14:textId="176428EA" w:rsidR="00E71E9F" w:rsidRDefault="00E71E9F" w:rsidP="00E71E9F">
      <w:pPr>
        <w:pStyle w:val="NoSpacing"/>
        <w:numPr>
          <w:ilvl w:val="0"/>
          <w:numId w:val="9"/>
        </w:numPr>
      </w:pPr>
      <w:r>
        <w:t>start_map: &lt;key: set name, value: list[linking_parameter</w:t>
      </w:r>
      <w:r w:rsidR="00DB6F50">
        <w:t>]&gt;</w:t>
      </w:r>
    </w:p>
    <w:p w14:paraId="78824463" w14:textId="1D3BE25E" w:rsidR="00DB6F50" w:rsidRDefault="00DB6F50" w:rsidP="00DB6F50">
      <w:pPr>
        <w:pStyle w:val="NoSpacing"/>
        <w:numPr>
          <w:ilvl w:val="1"/>
          <w:numId w:val="9"/>
        </w:numPr>
      </w:pPr>
      <w:r>
        <w:t>linking_parameter is the actual syntax of the parameter name like: “HIMCmdIdx”</w:t>
      </w:r>
    </w:p>
    <w:p w14:paraId="260AEAB4" w14:textId="77777777" w:rsidR="00E71E9F" w:rsidRDefault="00E71E9F" w:rsidP="00E71E9F">
      <w:pPr>
        <w:pStyle w:val="NoSpacing"/>
        <w:numPr>
          <w:ilvl w:val="0"/>
          <w:numId w:val="9"/>
        </w:numPr>
      </w:pPr>
      <w:r>
        <w:t>inbtwn_map: &lt;key: set name, value: linking_parameter&gt;</w:t>
      </w:r>
    </w:p>
    <w:p w14:paraId="0BDAC80C" w14:textId="77777777" w:rsidR="00E71E9F" w:rsidRDefault="00E71E9F" w:rsidP="00E71E9F">
      <w:pPr>
        <w:pStyle w:val="NoSpacing"/>
        <w:numPr>
          <w:ilvl w:val="0"/>
          <w:numId w:val="9"/>
        </w:numPr>
      </w:pPr>
      <w:r>
        <w:t>end_map: &lt;key: set name, value: linking_parameter&gt;</w:t>
      </w:r>
    </w:p>
    <w:p w14:paraId="633920DD" w14:textId="77777777" w:rsidR="00E71E9F" w:rsidRDefault="00E71E9F" w:rsidP="00E71E9F">
      <w:pPr>
        <w:pStyle w:val="NoSpacing"/>
        <w:numPr>
          <w:ilvl w:val="0"/>
          <w:numId w:val="9"/>
        </w:numPr>
      </w:pPr>
      <w:r>
        <w:t>map_of_linking_parameter_to_key: &lt;key: linking_parameter, value: key&gt;</w:t>
      </w:r>
    </w:p>
    <w:p w14:paraId="21AEBA72" w14:textId="77777777" w:rsidR="00E71E9F" w:rsidRDefault="00E71E9F" w:rsidP="00E71E9F">
      <w:pPr>
        <w:pStyle w:val="NoSpacing"/>
        <w:numPr>
          <w:ilvl w:val="0"/>
          <w:numId w:val="9"/>
        </w:numPr>
      </w:pPr>
      <w:r>
        <w:t>int maxResults = 0;</w:t>
      </w:r>
    </w:p>
    <w:p w14:paraId="47335A11" w14:textId="77777777" w:rsidR="00E71E9F" w:rsidRDefault="00E71E9F" w:rsidP="00E71E9F">
      <w:pPr>
        <w:pStyle w:val="NoSpacing"/>
        <w:rPr>
          <w:highlight w:val="white"/>
        </w:rPr>
      </w:pPr>
    </w:p>
    <w:p w14:paraId="18130FED" w14:textId="77777777" w:rsidR="00C92151" w:rsidRPr="00625C62" w:rsidRDefault="00E71E9F" w:rsidP="002263FF">
      <w:pPr>
        <w:pStyle w:val="NoSpacing"/>
        <w:rPr>
          <w:b/>
          <w:sz w:val="28"/>
          <w:highlight w:val="white"/>
        </w:rPr>
      </w:pPr>
      <w:r w:rsidRPr="00625C62">
        <w:rPr>
          <w:b/>
          <w:sz w:val="28"/>
          <w:highlight w:val="white"/>
        </w:rPr>
        <w:t>EXECUTE</w:t>
      </w:r>
    </w:p>
    <w:p w14:paraId="2E56B118" w14:textId="77777777" w:rsidR="00C92151" w:rsidRPr="000C6DA3" w:rsidRDefault="00C92151" w:rsidP="002263FF">
      <w:pPr>
        <w:pStyle w:val="NoSpacing"/>
        <w:rPr>
          <w:highlight w:val="white"/>
          <w:u w:val="single"/>
        </w:rPr>
      </w:pPr>
      <w:r w:rsidRPr="000C6DA3">
        <w:rPr>
          <w:highlight w:val="white"/>
          <w:u w:val="single"/>
        </w:rPr>
        <w:t>START LOGIC</w:t>
      </w:r>
    </w:p>
    <w:p w14:paraId="4ED4AFD2" w14:textId="77777777" w:rsidR="00006B51" w:rsidRPr="00006B51" w:rsidRDefault="00006B51" w:rsidP="00006B51">
      <w:pPr>
        <w:shd w:val="clear" w:color="auto" w:fill="2B2B2B"/>
        <w:autoSpaceDE w:val="0"/>
        <w:autoSpaceDN w:val="0"/>
        <w:adjustRightInd w:val="0"/>
        <w:spacing w:after="0" w:line="240" w:lineRule="auto"/>
        <w:rPr>
          <w:rFonts w:ascii="Courier New" w:hAnsi="Courier New" w:cs="Courier New"/>
          <w:color w:val="A9B7C6"/>
          <w:sz w:val="18"/>
          <w:szCs w:val="18"/>
        </w:rPr>
      </w:pPr>
      <w:r>
        <w:rPr>
          <w:rFonts w:ascii="Courier New" w:hAnsi="Courier New" w:cs="Courier New"/>
          <w:color w:val="CC7832"/>
          <w:sz w:val="18"/>
          <w:szCs w:val="18"/>
        </w:rPr>
        <w:t>if</w:t>
      </w:r>
      <w:r>
        <w:rPr>
          <w:rFonts w:ascii="Courier New" w:hAnsi="Courier New" w:cs="Courier New"/>
          <w:color w:val="A9B7C6"/>
          <w:sz w:val="18"/>
          <w:szCs w:val="18"/>
        </w:rPr>
        <w:t>(</w:t>
      </w:r>
      <w:r>
        <w:rPr>
          <w:rFonts w:ascii="Courier New" w:hAnsi="Courier New" w:cs="Courier New"/>
          <w:color w:val="9876AA"/>
          <w:sz w:val="18"/>
          <w:szCs w:val="18"/>
        </w:rPr>
        <w:t>startMap</w:t>
      </w:r>
      <w:r>
        <w:rPr>
          <w:rFonts w:ascii="Courier New" w:hAnsi="Courier New" w:cs="Courier New"/>
          <w:color w:val="A9B7C6"/>
          <w:sz w:val="18"/>
          <w:szCs w:val="18"/>
        </w:rPr>
        <w:t>.containsKey(name)){</w:t>
      </w:r>
      <w:r>
        <w:rPr>
          <w:rFonts w:ascii="Courier New" w:hAnsi="Courier New" w:cs="Courier New"/>
          <w:color w:val="A9B7C6"/>
          <w:sz w:val="18"/>
          <w:szCs w:val="18"/>
        </w:rPr>
        <w:br/>
        <w:t xml:space="preserve">    </w:t>
      </w:r>
      <w:r>
        <w:rPr>
          <w:rFonts w:ascii="Courier New" w:hAnsi="Courier New" w:cs="Courier New"/>
          <w:color w:val="CC7832"/>
          <w:sz w:val="18"/>
          <w:szCs w:val="18"/>
        </w:rPr>
        <w:t>for</w:t>
      </w:r>
      <w:r>
        <w:rPr>
          <w:rFonts w:ascii="Courier New" w:hAnsi="Courier New" w:cs="Courier New"/>
          <w:color w:val="A9B7C6"/>
          <w:sz w:val="18"/>
          <w:szCs w:val="18"/>
        </w:rPr>
        <w:t xml:space="preserve">(String linkingParameter : </w:t>
      </w:r>
      <w:r>
        <w:rPr>
          <w:rFonts w:ascii="Courier New" w:hAnsi="Courier New" w:cs="Courier New"/>
          <w:color w:val="9876AA"/>
          <w:sz w:val="18"/>
          <w:szCs w:val="18"/>
        </w:rPr>
        <w:t>startMap</w:t>
      </w:r>
      <w:r>
        <w:rPr>
          <w:rFonts w:ascii="Courier New" w:hAnsi="Courier New" w:cs="Courier New"/>
          <w:color w:val="A9B7C6"/>
          <w:sz w:val="18"/>
          <w:szCs w:val="18"/>
        </w:rPr>
        <w:t>.get(name)) {</w:t>
      </w:r>
    </w:p>
    <w:p w14:paraId="5069FDC7" w14:textId="77777777" w:rsidR="00996A30" w:rsidRPr="00625C62" w:rsidRDefault="00996A30" w:rsidP="00996A30">
      <w:pPr>
        <w:pStyle w:val="NoSpacing"/>
        <w:rPr>
          <w:i/>
          <w:sz w:val="16"/>
        </w:rPr>
      </w:pPr>
      <w:r>
        <w:rPr>
          <w:highlight w:val="white"/>
        </w:rPr>
        <w:t xml:space="preserve">ex. </w:t>
      </w:r>
      <w:r w:rsidRPr="00625C62">
        <w:rPr>
          <w:i/>
          <w:sz w:val="16"/>
        </w:rPr>
        <w:t>start_map: {</w:t>
      </w:r>
    </w:p>
    <w:p w14:paraId="0D39AA1E" w14:textId="77777777" w:rsidR="00996A30" w:rsidRPr="00625C62" w:rsidRDefault="00996A30" w:rsidP="00996A30">
      <w:pPr>
        <w:pStyle w:val="NoSpacing"/>
        <w:rPr>
          <w:i/>
          <w:sz w:val="16"/>
        </w:rPr>
      </w:pPr>
      <w:r w:rsidRPr="00625C62">
        <w:rPr>
          <w:i/>
          <w:sz w:val="16"/>
        </w:rPr>
        <w:t xml:space="preserve">    FTL: HRF: Start Handle Flow (FFLBA-| sector offset| cnt| *HIMCmdIdx - host): [*HIMCmdIdx - host, FFLBA-]</w:t>
      </w:r>
    </w:p>
    <w:p w14:paraId="783FE6CF" w14:textId="77777777" w:rsidR="00006B51" w:rsidRPr="00625C62" w:rsidRDefault="00996A30" w:rsidP="00996A30">
      <w:pPr>
        <w:pStyle w:val="NoSpacing"/>
        <w:rPr>
          <w:i/>
          <w:sz w:val="16"/>
          <w:highlight w:val="white"/>
        </w:rPr>
      </w:pPr>
      <w:r w:rsidRPr="00625C62">
        <w:rPr>
          <w:i/>
          <w:sz w:val="16"/>
        </w:rPr>
        <w:t>}</w:t>
      </w:r>
    </w:p>
    <w:p w14:paraId="46868FF4" w14:textId="77777777" w:rsidR="00575A4A" w:rsidRDefault="00575A4A" w:rsidP="00575A4A">
      <w:pPr>
        <w:pStyle w:val="NoSpacing"/>
        <w:rPr>
          <w:highlight w:val="white"/>
        </w:rPr>
      </w:pPr>
      <w:r>
        <w:rPr>
          <w:highlight w:val="white"/>
        </w:rPr>
        <w:t>First if statement is to check if the name of the SET event indicates a starting event (start of a trace).</w:t>
      </w:r>
    </w:p>
    <w:p w14:paraId="334D6E1D" w14:textId="77777777" w:rsidR="00767ED0" w:rsidRDefault="00767ED0" w:rsidP="00575A4A">
      <w:pPr>
        <w:pStyle w:val="NoSpacing"/>
        <w:rPr>
          <w:highlight w:val="white"/>
        </w:rPr>
      </w:pPr>
      <w:r>
        <w:rPr>
          <w:highlight w:val="white"/>
        </w:rPr>
        <w:t xml:space="preserve">Iterate through the </w:t>
      </w:r>
      <w:r w:rsidR="00006B51">
        <w:rPr>
          <w:highlight w:val="white"/>
        </w:rPr>
        <w:t xml:space="preserve">list of linking parameter </w:t>
      </w:r>
      <w:r w:rsidR="00996A30">
        <w:rPr>
          <w:highlight w:val="white"/>
        </w:rPr>
        <w:t>it has, these are associated with the keywords we want to trace.</w:t>
      </w:r>
    </w:p>
    <w:p w14:paraId="6B5A54B6" w14:textId="77777777" w:rsidR="000C6DA3" w:rsidRDefault="000C6DA3" w:rsidP="00996A30">
      <w:pPr>
        <w:pStyle w:val="NoSpacing"/>
        <w:rPr>
          <w:highlight w:val="white"/>
        </w:rPr>
      </w:pPr>
    </w:p>
    <w:p w14:paraId="0FA8BE9A" w14:textId="77777777" w:rsidR="000C6DA3" w:rsidRDefault="000C6DA3" w:rsidP="00996A30">
      <w:pPr>
        <w:pStyle w:val="NoSpacing"/>
        <w:rPr>
          <w:highlight w:val="white"/>
        </w:rPr>
      </w:pPr>
    </w:p>
    <w:p w14:paraId="7268CC25" w14:textId="3CF149CB" w:rsidR="00867128" w:rsidRDefault="00867128" w:rsidP="00996A30">
      <w:pPr>
        <w:pStyle w:val="NoSpacing"/>
        <w:rPr>
          <w:sz w:val="18"/>
        </w:rPr>
      </w:pPr>
      <w:r>
        <w:rPr>
          <w:highlight w:val="white"/>
        </w:rPr>
        <w:t>Keyword is found by matching the parameter name</w:t>
      </w:r>
      <w:r w:rsidR="00625C62">
        <w:t>:</w:t>
      </w:r>
    </w:p>
    <w:p w14:paraId="396C998F" w14:textId="77777777" w:rsidR="00996A30" w:rsidRDefault="00867128" w:rsidP="00996A30">
      <w:pPr>
        <w:pStyle w:val="NoSpacing"/>
        <w:rPr>
          <w:sz w:val="18"/>
        </w:rPr>
      </w:pPr>
      <w:r>
        <w:rPr>
          <w:noProof/>
        </w:rPr>
        <w:drawing>
          <wp:inline distT="0" distB="0" distL="0" distR="0" wp14:anchorId="3C8CB11D" wp14:editId="7C7367B2">
            <wp:extent cx="5943600" cy="1038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38225"/>
                    </a:xfrm>
                    <a:prstGeom prst="rect">
                      <a:avLst/>
                    </a:prstGeom>
                  </pic:spPr>
                </pic:pic>
              </a:graphicData>
            </a:graphic>
          </wp:inline>
        </w:drawing>
      </w:r>
    </w:p>
    <w:p w14:paraId="164BCF01" w14:textId="77777777" w:rsidR="000A7191" w:rsidRPr="00F45823" w:rsidRDefault="000A7191" w:rsidP="00996A30">
      <w:pPr>
        <w:pStyle w:val="NoSpacing"/>
        <w:rPr>
          <w:i/>
          <w:sz w:val="18"/>
        </w:rPr>
      </w:pPr>
      <w:r w:rsidRPr="00F45823">
        <w:rPr>
          <w:i/>
          <w:sz w:val="18"/>
        </w:rPr>
        <w:t>Figure 2 Index matching of name and parameter</w:t>
      </w:r>
    </w:p>
    <w:p w14:paraId="75511AD9" w14:textId="77777777" w:rsidR="00996A30" w:rsidRDefault="00996A30" w:rsidP="00575A4A">
      <w:pPr>
        <w:pStyle w:val="NoSpacing"/>
        <w:rPr>
          <w:highlight w:val="white"/>
        </w:rPr>
      </w:pPr>
    </w:p>
    <w:p w14:paraId="437FED98" w14:textId="56D7556E" w:rsidR="008D5FF0" w:rsidRDefault="000C6DA3" w:rsidP="00575A4A">
      <w:pPr>
        <w:pStyle w:val="NoSpacing"/>
        <w:rPr>
          <w:highlight w:val="white"/>
        </w:rPr>
      </w:pPr>
      <w:r>
        <w:rPr>
          <w:highlight w:val="white"/>
        </w:rPr>
        <w:t>Next,</w:t>
      </w:r>
      <w:r w:rsidR="00996A30">
        <w:rPr>
          <w:highlight w:val="white"/>
        </w:rPr>
        <w:t xml:space="preserve"> we want to </w:t>
      </w:r>
      <w:r w:rsidR="00996A30" w:rsidRPr="00625C62">
        <w:rPr>
          <w:b/>
          <w:highlight w:val="white"/>
        </w:rPr>
        <w:t>break the parameter names in the name into an array</w:t>
      </w:r>
      <w:r w:rsidR="00996A30">
        <w:rPr>
          <w:highlight w:val="white"/>
        </w:rPr>
        <w:t xml:space="preserve"> </w:t>
      </w:r>
      <w:r>
        <w:rPr>
          <w:highlight w:val="white"/>
        </w:rPr>
        <w:t>using string manipulation in JAVA with the “SPLIT” function. S</w:t>
      </w:r>
      <w:r w:rsidR="00996A30">
        <w:rPr>
          <w:highlight w:val="white"/>
        </w:rPr>
        <w:t>o we can match it to the actual hex on the other side</w:t>
      </w:r>
    </w:p>
    <w:p w14:paraId="1DF548A3" w14:textId="6C8A6C54" w:rsidR="000C6DA3" w:rsidRPr="000C6DA3" w:rsidRDefault="000C6DA3" w:rsidP="00575A4A">
      <w:pPr>
        <w:pStyle w:val="NoSpacing"/>
        <w:rPr>
          <w:highlight w:val="white"/>
        </w:rPr>
      </w:pPr>
      <w:r w:rsidRPr="000C6DA3">
        <w:rPr>
          <w:rFonts w:ascii="Courier New" w:hAnsi="Courier New" w:cs="Courier New"/>
          <w:sz w:val="18"/>
          <w:szCs w:val="18"/>
        </w:rPr>
        <w:t>String[] arrayOfHexValues = parameters.split("\\|");</w:t>
      </w:r>
    </w:p>
    <w:p w14:paraId="69A82DA4" w14:textId="77777777" w:rsidR="00867128" w:rsidRDefault="00867128" w:rsidP="00575A4A">
      <w:pPr>
        <w:pStyle w:val="NoSpacing"/>
        <w:rPr>
          <w:highlight w:val="white"/>
        </w:rPr>
      </w:pPr>
    </w:p>
    <w:p w14:paraId="2704EBF7" w14:textId="171A5FF5" w:rsidR="00867128" w:rsidRPr="00511979" w:rsidRDefault="00867128" w:rsidP="00511979">
      <w:pPr>
        <w:pStyle w:val="NoSpacing"/>
      </w:pPr>
      <w:r w:rsidRPr="00625C62">
        <w:rPr>
          <w:b/>
          <w:i/>
          <w:highlight w:val="white"/>
        </w:rPr>
        <w:t>KeyAndHex</w:t>
      </w:r>
      <w:r>
        <w:rPr>
          <w:highlight w:val="white"/>
        </w:rPr>
        <w:t xml:space="preserve"> combines the key and the actual hex value to avoid </w:t>
      </w:r>
      <w:r>
        <w:t xml:space="preserve">an edge case where certain hexvalue equal each other </w:t>
      </w:r>
      <w:r w:rsidR="00511979">
        <w:t xml:space="preserve">- </w:t>
      </w:r>
      <w:r w:rsidR="00625C62">
        <w:rPr>
          <w:i/>
        </w:rPr>
        <w:t>li</w:t>
      </w:r>
      <w:r w:rsidRPr="00625C62">
        <w:rPr>
          <w:i/>
        </w:rPr>
        <w:t xml:space="preserve">ke </w:t>
      </w:r>
      <w:r w:rsidR="00410398">
        <w:rPr>
          <w:i/>
        </w:rPr>
        <w:t>(</w:t>
      </w:r>
      <w:r w:rsidRPr="00625C62">
        <w:rPr>
          <w:i/>
        </w:rPr>
        <w:t xml:space="preserve">0x000 </w:t>
      </w:r>
      <w:r w:rsidR="00410398">
        <w:rPr>
          <w:i/>
        </w:rPr>
        <w:t xml:space="preserve">for </w:t>
      </w:r>
      <w:r w:rsidRPr="00625C62">
        <w:rPr>
          <w:i/>
        </w:rPr>
        <w:t>fflba</w:t>
      </w:r>
      <w:r w:rsidR="00410398">
        <w:rPr>
          <w:i/>
        </w:rPr>
        <w:t>) and (</w:t>
      </w:r>
      <w:r w:rsidRPr="00625C62">
        <w:rPr>
          <w:i/>
        </w:rPr>
        <w:t>0x000</w:t>
      </w:r>
      <w:r w:rsidR="00410398">
        <w:rPr>
          <w:i/>
        </w:rPr>
        <w:t xml:space="preserve"> for</w:t>
      </w:r>
      <w:r w:rsidRPr="00625C62">
        <w:rPr>
          <w:i/>
        </w:rPr>
        <w:t xml:space="preserve"> vba</w:t>
      </w:r>
      <w:r w:rsidR="00410398">
        <w:rPr>
          <w:i/>
        </w:rPr>
        <w:t>) and</w:t>
      </w:r>
      <w:r w:rsidRPr="00625C62">
        <w:rPr>
          <w:i/>
        </w:rPr>
        <w:t xml:space="preserve"> </w:t>
      </w:r>
      <w:r w:rsidR="00410398">
        <w:rPr>
          <w:i/>
        </w:rPr>
        <w:t>(</w:t>
      </w:r>
      <w:r w:rsidRPr="00625C62">
        <w:rPr>
          <w:i/>
        </w:rPr>
        <w:t>0x000</w:t>
      </w:r>
      <w:r w:rsidR="00410398">
        <w:rPr>
          <w:i/>
        </w:rPr>
        <w:t xml:space="preserve"> for</w:t>
      </w:r>
      <w:r w:rsidRPr="00625C62">
        <w:rPr>
          <w:i/>
        </w:rPr>
        <w:t xml:space="preserve"> command index</w:t>
      </w:r>
      <w:r w:rsidR="00410398">
        <w:rPr>
          <w:i/>
        </w:rPr>
        <w:t>)</w:t>
      </w:r>
      <w:r w:rsidRPr="00625C62">
        <w:rPr>
          <w:i/>
        </w:rPr>
        <w:t>.</w:t>
      </w:r>
    </w:p>
    <w:p w14:paraId="55F5612F" w14:textId="77777777" w:rsidR="00511979" w:rsidRPr="00625C62" w:rsidRDefault="00511979" w:rsidP="00511979">
      <w:pPr>
        <w:pStyle w:val="NoSpacing"/>
        <w:rPr>
          <w:i/>
        </w:rPr>
      </w:pPr>
    </w:p>
    <w:p w14:paraId="02DD1C94" w14:textId="1AA6FBFE" w:rsidR="00867128" w:rsidRDefault="008447DE" w:rsidP="00575A4A">
      <w:pPr>
        <w:pStyle w:val="NoSpacing"/>
        <w:rPr>
          <w:highlight w:val="white"/>
        </w:rPr>
      </w:pPr>
      <w:r>
        <w:rPr>
          <w:highlight w:val="white"/>
        </w:rPr>
        <w:t xml:space="preserve">This is also placed in a </w:t>
      </w:r>
      <w:r w:rsidRPr="00625C62">
        <w:rPr>
          <w:b/>
          <w:i/>
          <w:highlight w:val="white"/>
        </w:rPr>
        <w:t>mapOfHexValueToTrackNumber</w:t>
      </w:r>
      <w:r>
        <w:rPr>
          <w:highlight w:val="white"/>
        </w:rPr>
        <w:t xml:space="preserve"> so when we find it later we can find the </w:t>
      </w:r>
      <w:r w:rsidR="00FA1BA4">
        <w:rPr>
          <w:highlight w:val="white"/>
        </w:rPr>
        <w:t>track</w:t>
      </w:r>
      <w:r>
        <w:rPr>
          <w:highlight w:val="white"/>
        </w:rPr>
        <w:t xml:space="preserve"> </w:t>
      </w:r>
      <w:r w:rsidR="00FA1BA4">
        <w:rPr>
          <w:highlight w:val="white"/>
        </w:rPr>
        <w:t xml:space="preserve">in </w:t>
      </w:r>
      <w:r w:rsidR="00FA1BA4">
        <w:rPr>
          <w:b/>
          <w:i/>
          <w:highlight w:val="white"/>
        </w:rPr>
        <w:t>mapOfTrackAndSETevents</w:t>
      </w:r>
      <w:r w:rsidR="00FA1BA4">
        <w:rPr>
          <w:highlight w:val="white"/>
        </w:rPr>
        <w:t xml:space="preserve"> </w:t>
      </w:r>
      <w:r>
        <w:rPr>
          <w:highlight w:val="white"/>
        </w:rPr>
        <w:t>that has the related SET events to that command/address/etc.</w:t>
      </w:r>
      <w:ins w:id="9" w:author="Matt Fruin" w:date="2019-07-23T11:25:00Z">
        <w:r w:rsidR="00BD0495">
          <w:rPr>
            <w:highlight w:val="white"/>
          </w:rPr>
          <w:t xml:space="preserve"> </w:t>
        </w:r>
      </w:ins>
    </w:p>
    <w:p w14:paraId="779E15EE" w14:textId="3C7E08E2" w:rsidR="008447DE" w:rsidRDefault="00961C8E" w:rsidP="00FA1BA4">
      <w:pPr>
        <w:pStyle w:val="NoSpacing"/>
        <w:rPr>
          <w:highlight w:val="white"/>
        </w:rPr>
      </w:pPr>
      <w:r w:rsidRPr="001750E2">
        <w:rPr>
          <w:b/>
          <w:i/>
        </w:rPr>
        <w:t>mapOfHexValueToTrackNumber</w:t>
      </w:r>
      <w:r>
        <w:t xml:space="preserve"> looks like {fflba0x000: </w:t>
      </w:r>
      <w:r w:rsidRPr="00961C8E">
        <w:t>23</w:t>
      </w:r>
      <w:r>
        <w:t>}</w:t>
      </w:r>
    </w:p>
    <w:p w14:paraId="395B2638" w14:textId="77777777" w:rsidR="00961C8E" w:rsidRDefault="00961C8E" w:rsidP="00575A4A">
      <w:pPr>
        <w:pStyle w:val="NoSpacing"/>
        <w:rPr>
          <w:highlight w:val="white"/>
        </w:rPr>
      </w:pPr>
    </w:p>
    <w:p w14:paraId="06BC4633" w14:textId="77777777" w:rsidR="00331FFC" w:rsidRPr="004F2A7C" w:rsidRDefault="00331FFC" w:rsidP="00331FFC">
      <w:pPr>
        <w:shd w:val="clear" w:color="auto" w:fill="2B2B2B"/>
        <w:autoSpaceDE w:val="0"/>
        <w:autoSpaceDN w:val="0"/>
        <w:adjustRightInd w:val="0"/>
        <w:spacing w:after="0" w:line="240" w:lineRule="auto"/>
        <w:rPr>
          <w:rFonts w:ascii="Courier New" w:hAnsi="Courier New" w:cs="Courier New"/>
          <w:color w:val="CC7832"/>
          <w:sz w:val="20"/>
          <w:szCs w:val="18"/>
        </w:rPr>
      </w:pPr>
      <w:r w:rsidRPr="004F2A7C">
        <w:rPr>
          <w:rFonts w:ascii="Courier New" w:hAnsi="Courier New" w:cs="Courier New"/>
          <w:color w:val="9876AA"/>
          <w:sz w:val="20"/>
          <w:szCs w:val="18"/>
        </w:rPr>
        <w:t>trackNumber</w:t>
      </w:r>
      <w:r w:rsidRPr="004F2A7C">
        <w:rPr>
          <w:rFonts w:ascii="Courier New" w:hAnsi="Courier New" w:cs="Courier New"/>
          <w:color w:val="A9B7C6"/>
          <w:sz w:val="20"/>
          <w:szCs w:val="18"/>
        </w:rPr>
        <w:t>++</w:t>
      </w:r>
      <w:r w:rsidRPr="004F2A7C">
        <w:rPr>
          <w:rFonts w:ascii="Courier New" w:hAnsi="Courier New" w:cs="Courier New"/>
          <w:color w:val="CC7832"/>
          <w:sz w:val="20"/>
          <w:szCs w:val="18"/>
        </w:rPr>
        <w:t>;</w:t>
      </w:r>
    </w:p>
    <w:p w14:paraId="7FDDCAF2" w14:textId="54E8DCE1" w:rsidR="008447DE" w:rsidRDefault="001750E2" w:rsidP="00575A4A">
      <w:pPr>
        <w:pStyle w:val="NoSpacing"/>
      </w:pPr>
      <w:r>
        <w:rPr>
          <w:highlight w:val="white"/>
        </w:rPr>
        <w:t>Track</w:t>
      </w:r>
      <w:r w:rsidR="00331FFC">
        <w:rPr>
          <w:highlight w:val="white"/>
        </w:rPr>
        <w:t xml:space="preserve"> number is increased because </w:t>
      </w:r>
      <w:r w:rsidR="00331FFC">
        <w:t>multiple starts can occur before seeing an end, not sequential</w:t>
      </w:r>
      <w:r w:rsidR="004F2A7C">
        <w:t xml:space="preserve">, increasing the track number </w:t>
      </w:r>
      <w:r w:rsidR="004F2A7C" w:rsidRPr="00305E02">
        <w:rPr>
          <w:b/>
        </w:rPr>
        <w:t>avoids any collisions</w:t>
      </w:r>
      <w:r w:rsidR="004F2A7C">
        <w:t>.</w:t>
      </w:r>
    </w:p>
    <w:p w14:paraId="7ABF9D7F" w14:textId="77777777" w:rsidR="00C92151" w:rsidRDefault="00C92151" w:rsidP="00575A4A">
      <w:pPr>
        <w:pStyle w:val="NoSpacing"/>
      </w:pPr>
    </w:p>
    <w:p w14:paraId="240A0D72" w14:textId="77777777" w:rsidR="00C92151" w:rsidRPr="000C6DA3" w:rsidRDefault="00C92151" w:rsidP="00575A4A">
      <w:pPr>
        <w:pStyle w:val="NoSpacing"/>
        <w:rPr>
          <w:u w:val="single"/>
        </w:rPr>
      </w:pPr>
      <w:r w:rsidRPr="000C6DA3">
        <w:rPr>
          <w:u w:val="single"/>
        </w:rPr>
        <w:t>END LOGIC</w:t>
      </w:r>
    </w:p>
    <w:p w14:paraId="4D27C2BD" w14:textId="7BFA9484" w:rsidR="004F2A7C" w:rsidRDefault="001472A8" w:rsidP="00575A4A">
      <w:pPr>
        <w:pStyle w:val="NoSpacing"/>
      </w:pPr>
      <w:r>
        <w:t xml:space="preserve">like the START, </w:t>
      </w:r>
      <w:r w:rsidR="00C92151">
        <w:t xml:space="preserve">we need to find the keyword from the </w:t>
      </w:r>
      <w:r w:rsidR="00C92151" w:rsidRPr="00035AFF">
        <w:rPr>
          <w:b/>
          <w:i/>
        </w:rPr>
        <w:t>linking_param_to_key map</w:t>
      </w:r>
      <w:r w:rsidR="00C92151">
        <w:t xml:space="preserve"> and then finding the actual hex value by making the String an array and then indexing where the linking parameter name is.</w:t>
      </w:r>
    </w:p>
    <w:p w14:paraId="0966A9A6" w14:textId="77777777" w:rsidR="00C92151" w:rsidRDefault="00C92151" w:rsidP="00575A4A">
      <w:pPr>
        <w:pStyle w:val="NoSpacing"/>
      </w:pPr>
    </w:p>
    <w:p w14:paraId="428708BE" w14:textId="4D6A33C0" w:rsidR="009209DC" w:rsidRDefault="009209DC" w:rsidP="009209DC">
      <w:pPr>
        <w:shd w:val="clear" w:color="auto" w:fill="2B2B2B"/>
        <w:autoSpaceDE w:val="0"/>
        <w:autoSpaceDN w:val="0"/>
        <w:adjustRightInd w:val="0"/>
        <w:spacing w:after="0" w:line="240" w:lineRule="auto"/>
        <w:rPr>
          <w:rFonts w:ascii="Courier New" w:hAnsi="Courier New" w:cs="Courier New"/>
          <w:color w:val="CC7832"/>
          <w:sz w:val="18"/>
          <w:szCs w:val="18"/>
        </w:rPr>
      </w:pPr>
      <w:r>
        <w:rPr>
          <w:rFonts w:ascii="Courier New" w:hAnsi="Courier New" w:cs="Courier New"/>
          <w:color w:val="CC7832"/>
          <w:sz w:val="18"/>
          <w:szCs w:val="18"/>
        </w:rPr>
        <w:t xml:space="preserve">if </w:t>
      </w:r>
      <w:r>
        <w:rPr>
          <w:rFonts w:ascii="Courier New" w:hAnsi="Courier New" w:cs="Courier New"/>
          <w:color w:val="A9B7C6"/>
          <w:sz w:val="18"/>
          <w:szCs w:val="18"/>
        </w:rPr>
        <w:t>(</w:t>
      </w:r>
      <w:r>
        <w:rPr>
          <w:rFonts w:ascii="Courier New" w:hAnsi="Courier New" w:cs="Courier New"/>
          <w:color w:val="9876AA"/>
          <w:sz w:val="18"/>
          <w:szCs w:val="18"/>
        </w:rPr>
        <w:t>mapOfHexValueToTrackNumber</w:t>
      </w:r>
      <w:r w:rsidR="00AE2860">
        <w:rPr>
          <w:rFonts w:ascii="Courier New" w:hAnsi="Courier New" w:cs="Courier New"/>
          <w:color w:val="A9B7C6"/>
          <w:sz w:val="18"/>
          <w:szCs w:val="18"/>
        </w:rPr>
        <w:t>.containsKey(keyAndHex)) {</w:t>
      </w:r>
    </w:p>
    <w:p w14:paraId="516726C8" w14:textId="77777777" w:rsidR="00C92151" w:rsidRDefault="009209DC" w:rsidP="00575A4A">
      <w:pPr>
        <w:pStyle w:val="NoSpacing"/>
      </w:pPr>
      <w:r>
        <w:t xml:space="preserve">next is to check if the </w:t>
      </w:r>
      <w:r w:rsidRPr="00035AFF">
        <w:rPr>
          <w:b/>
          <w:i/>
        </w:rPr>
        <w:t>key</w:t>
      </w:r>
      <w:r w:rsidR="00035AFF">
        <w:rPr>
          <w:b/>
          <w:i/>
        </w:rPr>
        <w:t>AndHex</w:t>
      </w:r>
      <w:r>
        <w:t xml:space="preserve"> is in the </w:t>
      </w:r>
      <w:r w:rsidRPr="00035AFF">
        <w:rPr>
          <w:b/>
          <w:i/>
          <w:highlight w:val="white"/>
        </w:rPr>
        <w:t>mapOfHexValueToTrackNumber</w:t>
      </w:r>
      <w:r>
        <w:t>, this will see if there was ever a start to the trace, there are times where you only check only a section of the RWR files and could have ending events but no start, we should ignore those.</w:t>
      </w:r>
    </w:p>
    <w:p w14:paraId="7D47A49D" w14:textId="77777777" w:rsidR="009209DC" w:rsidRDefault="009209DC" w:rsidP="00575A4A">
      <w:pPr>
        <w:pStyle w:val="NoSpacing"/>
      </w:pPr>
    </w:p>
    <w:p w14:paraId="408312B2" w14:textId="31DF9405" w:rsidR="009209DC" w:rsidRDefault="00AE2860" w:rsidP="00575A4A">
      <w:pPr>
        <w:pStyle w:val="NoSpacing"/>
        <w:rPr>
          <w:b/>
          <w:i/>
        </w:rPr>
      </w:pPr>
      <w:r>
        <w:t>T</w:t>
      </w:r>
      <w:r w:rsidR="009209DC">
        <w:t xml:space="preserve">rack number can be found in the </w:t>
      </w:r>
      <w:r w:rsidR="009209DC" w:rsidRPr="00035AFF">
        <w:rPr>
          <w:b/>
          <w:i/>
          <w:highlight w:val="white"/>
        </w:rPr>
        <w:t>mapOfHexValueToTrackNumber</w:t>
      </w:r>
    </w:p>
    <w:p w14:paraId="693E4347" w14:textId="77777777" w:rsidR="00AE2860" w:rsidRDefault="00AE2860" w:rsidP="00575A4A">
      <w:pPr>
        <w:pStyle w:val="NoSpacing"/>
        <w:rPr>
          <w:b/>
          <w:i/>
        </w:rPr>
      </w:pPr>
    </w:p>
    <w:p w14:paraId="1BD01C8B" w14:textId="67F00CF8" w:rsidR="00AE2860" w:rsidRDefault="00AE2860" w:rsidP="00575A4A">
      <w:pPr>
        <w:pStyle w:val="NoSpacing"/>
      </w:pPr>
      <w:r>
        <w:t xml:space="preserve">Time delta can then be found using the timestamps stored in the </w:t>
      </w:r>
      <w:r w:rsidRPr="00AE2860">
        <w:rPr>
          <w:b/>
          <w:i/>
        </w:rPr>
        <w:t xml:space="preserve">mapOfTrackAndSETevents </w:t>
      </w:r>
    </w:p>
    <w:p w14:paraId="02BA0C1C" w14:textId="77777777" w:rsidR="00AE2860" w:rsidRPr="00AE2860" w:rsidRDefault="00AE2860" w:rsidP="00575A4A">
      <w:pPr>
        <w:pStyle w:val="NoSpacing"/>
      </w:pPr>
    </w:p>
    <w:p w14:paraId="284A0484" w14:textId="09F24AD5" w:rsidR="00462924" w:rsidRPr="00B91339" w:rsidRDefault="009209DC" w:rsidP="00B91339">
      <w:pPr>
        <w:shd w:val="clear" w:color="auto" w:fill="2B2B2B"/>
        <w:autoSpaceDE w:val="0"/>
        <w:autoSpaceDN w:val="0"/>
        <w:adjustRightInd w:val="0"/>
        <w:spacing w:after="0" w:line="240" w:lineRule="auto"/>
        <w:rPr>
          <w:rFonts w:ascii="Courier New" w:hAnsi="Courier New" w:cs="Courier New"/>
          <w:color w:val="A9B7C6"/>
          <w:sz w:val="18"/>
          <w:szCs w:val="18"/>
        </w:rPr>
      </w:pPr>
      <w:r>
        <w:rPr>
          <w:rFonts w:ascii="Courier New" w:hAnsi="Courier New" w:cs="Courier New"/>
          <w:color w:val="A9B7C6"/>
          <w:sz w:val="18"/>
          <w:szCs w:val="18"/>
        </w:rPr>
        <w:t xml:space="preserve">    </w:t>
      </w:r>
      <w:r>
        <w:rPr>
          <w:rFonts w:ascii="Courier New" w:hAnsi="Courier New" w:cs="Courier New"/>
          <w:color w:val="CC7832"/>
          <w:sz w:val="18"/>
          <w:szCs w:val="18"/>
        </w:rPr>
        <w:t>if</w:t>
      </w:r>
      <w:r>
        <w:rPr>
          <w:rFonts w:ascii="Courier New" w:hAnsi="Courier New" w:cs="Courier New"/>
          <w:color w:val="A9B7C6"/>
          <w:sz w:val="18"/>
          <w:szCs w:val="18"/>
        </w:rPr>
        <w:t xml:space="preserve">(timeDelta &gt; </w:t>
      </w:r>
      <w:r>
        <w:rPr>
          <w:rFonts w:ascii="Courier New" w:hAnsi="Courier New" w:cs="Courier New"/>
          <w:color w:val="9876AA"/>
          <w:sz w:val="18"/>
          <w:szCs w:val="18"/>
        </w:rPr>
        <w:t>topResults</w:t>
      </w:r>
      <w:r>
        <w:rPr>
          <w:rFonts w:ascii="Courier New" w:hAnsi="Courier New" w:cs="Courier New"/>
          <w:color w:val="A9B7C6"/>
          <w:sz w:val="18"/>
          <w:szCs w:val="18"/>
        </w:rPr>
        <w:t>.get(</w:t>
      </w:r>
      <w:r>
        <w:rPr>
          <w:rFonts w:ascii="Courier New" w:hAnsi="Courier New" w:cs="Courier New"/>
          <w:color w:val="9876AA"/>
          <w:sz w:val="18"/>
          <w:szCs w:val="18"/>
        </w:rPr>
        <w:t xml:space="preserve">maxResults </w:t>
      </w:r>
      <w:r>
        <w:rPr>
          <w:rFonts w:ascii="Courier New" w:hAnsi="Courier New" w:cs="Courier New"/>
          <w:color w:val="A9B7C6"/>
          <w:sz w:val="18"/>
          <w:szCs w:val="18"/>
        </w:rPr>
        <w:t xml:space="preserve">- </w:t>
      </w:r>
      <w:r>
        <w:rPr>
          <w:rFonts w:ascii="Courier New" w:hAnsi="Courier New" w:cs="Courier New"/>
          <w:color w:val="6897BB"/>
          <w:sz w:val="18"/>
          <w:szCs w:val="18"/>
        </w:rPr>
        <w:t>1</w:t>
      </w:r>
      <w:r>
        <w:rPr>
          <w:rFonts w:ascii="Courier New" w:hAnsi="Courier New" w:cs="Courier New"/>
          <w:color w:val="A9B7C6"/>
          <w:sz w:val="18"/>
          <w:szCs w:val="18"/>
        </w:rPr>
        <w:t>)){</w:t>
      </w:r>
      <w:r>
        <w:rPr>
          <w:rFonts w:ascii="Courier New" w:hAnsi="Courier New" w:cs="Courier New"/>
          <w:color w:val="A9B7C6"/>
          <w:sz w:val="18"/>
          <w:szCs w:val="18"/>
        </w:rPr>
        <w:br/>
        <w:t xml:space="preserve">        </w:t>
      </w:r>
      <w:r>
        <w:rPr>
          <w:rFonts w:ascii="Courier New" w:hAnsi="Courier New" w:cs="Courier New"/>
          <w:color w:val="9876AA"/>
          <w:sz w:val="18"/>
          <w:szCs w:val="18"/>
        </w:rPr>
        <w:t>topResults</w:t>
      </w:r>
      <w:r>
        <w:rPr>
          <w:rFonts w:ascii="Courier New" w:hAnsi="Courier New" w:cs="Courier New"/>
          <w:color w:val="A9B7C6"/>
          <w:sz w:val="18"/>
          <w:szCs w:val="18"/>
        </w:rPr>
        <w:t>.set(</w:t>
      </w:r>
      <w:r>
        <w:rPr>
          <w:rFonts w:ascii="Courier New" w:hAnsi="Courier New" w:cs="Courier New"/>
          <w:color w:val="9876AA"/>
          <w:sz w:val="18"/>
          <w:szCs w:val="18"/>
        </w:rPr>
        <w:t xml:space="preserve">maxResults </w:t>
      </w:r>
      <w:r>
        <w:rPr>
          <w:rFonts w:ascii="Courier New" w:hAnsi="Courier New" w:cs="Courier New"/>
          <w:color w:val="A9B7C6"/>
          <w:sz w:val="18"/>
          <w:szCs w:val="18"/>
        </w:rPr>
        <w:t xml:space="preserve">- </w:t>
      </w:r>
      <w:r>
        <w:rPr>
          <w:rFonts w:ascii="Courier New" w:hAnsi="Courier New" w:cs="Courier New"/>
          <w:color w:val="6897BB"/>
          <w:sz w:val="18"/>
          <w:szCs w:val="18"/>
        </w:rPr>
        <w:t>1</w:t>
      </w:r>
      <w:r>
        <w:rPr>
          <w:rFonts w:ascii="Courier New" w:hAnsi="Courier New" w:cs="Courier New"/>
          <w:color w:val="CC7832"/>
          <w:sz w:val="18"/>
          <w:szCs w:val="18"/>
        </w:rPr>
        <w:t xml:space="preserve">, </w:t>
      </w:r>
      <w:r>
        <w:rPr>
          <w:rFonts w:ascii="Courier New" w:hAnsi="Courier New" w:cs="Courier New"/>
          <w:color w:val="A9B7C6"/>
          <w:sz w:val="18"/>
          <w:szCs w:val="18"/>
        </w:rPr>
        <w:t>timeDelta)</w:t>
      </w:r>
      <w:r>
        <w:rPr>
          <w:rFonts w:ascii="Courier New" w:hAnsi="Courier New" w:cs="Courier New"/>
          <w:color w:val="CC7832"/>
          <w:sz w:val="18"/>
          <w:szCs w:val="18"/>
        </w:rPr>
        <w:t>;</w:t>
      </w:r>
      <w:r>
        <w:rPr>
          <w:rFonts w:ascii="Courier New" w:hAnsi="Courier New" w:cs="Courier New"/>
          <w:color w:val="CC7832"/>
          <w:sz w:val="18"/>
          <w:szCs w:val="18"/>
        </w:rPr>
        <w:br/>
        <w:t xml:space="preserve">        </w:t>
      </w:r>
      <w:r>
        <w:rPr>
          <w:rFonts w:ascii="Courier New" w:hAnsi="Courier New" w:cs="Courier New"/>
          <w:color w:val="A9B7C6"/>
          <w:sz w:val="18"/>
          <w:szCs w:val="18"/>
        </w:rPr>
        <w:t>Collections.</w:t>
      </w:r>
      <w:r>
        <w:rPr>
          <w:rFonts w:ascii="Courier New" w:hAnsi="Courier New" w:cs="Courier New"/>
          <w:i/>
          <w:iCs/>
          <w:color w:val="A9B7C6"/>
          <w:sz w:val="18"/>
          <w:szCs w:val="18"/>
        </w:rPr>
        <w:t>sort</w:t>
      </w:r>
      <w:r>
        <w:rPr>
          <w:rFonts w:ascii="Courier New" w:hAnsi="Courier New" w:cs="Courier New"/>
          <w:color w:val="A9B7C6"/>
          <w:sz w:val="18"/>
          <w:szCs w:val="18"/>
        </w:rPr>
        <w:t>(</w:t>
      </w:r>
      <w:r>
        <w:rPr>
          <w:rFonts w:ascii="Courier New" w:hAnsi="Courier New" w:cs="Courier New"/>
          <w:color w:val="9876AA"/>
          <w:sz w:val="18"/>
          <w:szCs w:val="18"/>
        </w:rPr>
        <w:t>topResults</w:t>
      </w:r>
      <w:r>
        <w:rPr>
          <w:rFonts w:ascii="Courier New" w:hAnsi="Courier New" w:cs="Courier New"/>
          <w:color w:val="CC7832"/>
          <w:sz w:val="18"/>
          <w:szCs w:val="18"/>
        </w:rPr>
        <w:t xml:space="preserve">, </w:t>
      </w:r>
      <w:r>
        <w:rPr>
          <w:rFonts w:ascii="Courier New" w:hAnsi="Courier New" w:cs="Courier New"/>
          <w:color w:val="A9B7C6"/>
          <w:sz w:val="18"/>
          <w:szCs w:val="18"/>
        </w:rPr>
        <w:t>Collections.</w:t>
      </w:r>
      <w:r>
        <w:rPr>
          <w:rFonts w:ascii="Courier New" w:hAnsi="Courier New" w:cs="Courier New"/>
          <w:i/>
          <w:iCs/>
          <w:color w:val="A9B7C6"/>
          <w:sz w:val="18"/>
          <w:szCs w:val="18"/>
        </w:rPr>
        <w:t>reverseOrder</w:t>
      </w:r>
      <w:r>
        <w:rPr>
          <w:rFonts w:ascii="Courier New" w:hAnsi="Courier New" w:cs="Courier New"/>
          <w:color w:val="A9B7C6"/>
          <w:sz w:val="18"/>
          <w:szCs w:val="18"/>
        </w:rPr>
        <w:t>())</w:t>
      </w:r>
      <w:r w:rsidR="00AE2860">
        <w:rPr>
          <w:rFonts w:ascii="Courier New" w:hAnsi="Courier New" w:cs="Courier New"/>
          <w:color w:val="CC7832"/>
          <w:sz w:val="18"/>
          <w:szCs w:val="18"/>
        </w:rPr>
        <w:t>;</w:t>
      </w:r>
    </w:p>
    <w:p w14:paraId="3A9BF280" w14:textId="22AAFBC4" w:rsidR="00462924" w:rsidRDefault="00462924" w:rsidP="00575A4A">
      <w:pPr>
        <w:pStyle w:val="NoSpacing"/>
      </w:pPr>
      <w:r w:rsidRPr="000903CE">
        <w:rPr>
          <w:b/>
        </w:rPr>
        <w:t>List is sorted</w:t>
      </w:r>
      <w:r>
        <w:t xml:space="preserve"> so t</w:t>
      </w:r>
      <w:r w:rsidR="004D520A">
        <w:t>hat we only need to check the Max</w:t>
      </w:r>
      <w:r w:rsidRPr="00462924">
        <w:rPr>
          <w:vertAlign w:val="superscript"/>
        </w:rPr>
        <w:t>th</w:t>
      </w:r>
      <w:r>
        <w:t xml:space="preserve"> entry in the list, if its greater than we can </w:t>
      </w:r>
      <w:r w:rsidRPr="000903CE">
        <w:rPr>
          <w:b/>
        </w:rPr>
        <w:t>replace the data</w:t>
      </w:r>
      <w:r>
        <w:t xml:space="preserve"> with the time delta we currently have and then we need to sort it again because it</w:t>
      </w:r>
      <w:r w:rsidR="004D520A">
        <w:t xml:space="preserve"> might not necessarily be the Max</w:t>
      </w:r>
      <w:r w:rsidRPr="00462924">
        <w:rPr>
          <w:vertAlign w:val="superscript"/>
        </w:rPr>
        <w:t>th</w:t>
      </w:r>
      <w:r>
        <w:t xml:space="preserve"> worst time.</w:t>
      </w:r>
    </w:p>
    <w:p w14:paraId="0BB2FB55" w14:textId="77777777" w:rsidR="00462924" w:rsidRDefault="00462924" w:rsidP="00575A4A">
      <w:pPr>
        <w:pStyle w:val="NoSpacing"/>
      </w:pPr>
    </w:p>
    <w:p w14:paraId="6C60B5C1" w14:textId="77777777" w:rsidR="00462924" w:rsidRDefault="00462924" w:rsidP="00575A4A">
      <w:pPr>
        <w:pStyle w:val="NoSpacing"/>
      </w:pPr>
      <w:r>
        <w:t xml:space="preserve">Then we can </w:t>
      </w:r>
      <w:r w:rsidRPr="00A82099">
        <w:rPr>
          <w:b/>
        </w:rPr>
        <w:t>add the ending SET event</w:t>
      </w:r>
      <w:r>
        <w:t xml:space="preserve"> to the </w:t>
      </w:r>
      <w:r w:rsidRPr="00A82099">
        <w:rPr>
          <w:b/>
          <w:i/>
        </w:rPr>
        <w:t>track number map</w:t>
      </w:r>
      <w:r>
        <w:t xml:space="preserve"> that has been holding </w:t>
      </w:r>
      <w:r w:rsidR="00A82099">
        <w:t>all</w:t>
      </w:r>
      <w:r>
        <w:t xml:space="preserve"> our other SET events like start event or in between events. </w:t>
      </w:r>
    </w:p>
    <w:p w14:paraId="5529B110" w14:textId="77777777" w:rsidR="009209DC" w:rsidRDefault="009209DC" w:rsidP="00575A4A">
      <w:pPr>
        <w:pStyle w:val="NoSpacing"/>
      </w:pPr>
    </w:p>
    <w:p w14:paraId="3B7A87B5" w14:textId="77777777" w:rsidR="00462924" w:rsidRDefault="00462924" w:rsidP="00575A4A">
      <w:pPr>
        <w:pStyle w:val="NoSpacing"/>
      </w:pPr>
      <w:r>
        <w:t xml:space="preserve">Then we can </w:t>
      </w:r>
      <w:r w:rsidR="00A82099" w:rsidRPr="00A82099">
        <w:rPr>
          <w:b/>
        </w:rPr>
        <w:t xml:space="preserve">file </w:t>
      </w:r>
      <w:r w:rsidRPr="00A82099">
        <w:rPr>
          <w:b/>
        </w:rPr>
        <w:t>write it to a CSV</w:t>
      </w:r>
      <w:r>
        <w:t xml:space="preserve"> file because… </w:t>
      </w:r>
    </w:p>
    <w:p w14:paraId="66B4FCE0" w14:textId="77777777" w:rsidR="00A82099" w:rsidRDefault="00A82099" w:rsidP="00575A4A">
      <w:pPr>
        <w:pStyle w:val="NoSpacing"/>
      </w:pPr>
    </w:p>
    <w:p w14:paraId="4855FA36" w14:textId="77777777" w:rsidR="00462924" w:rsidRDefault="00462924" w:rsidP="00462924">
      <w:pPr>
        <w:shd w:val="clear" w:color="auto" w:fill="2B2B2B"/>
        <w:autoSpaceDE w:val="0"/>
        <w:autoSpaceDN w:val="0"/>
        <w:adjustRightInd w:val="0"/>
        <w:spacing w:after="0" w:line="240" w:lineRule="auto"/>
        <w:rPr>
          <w:rFonts w:ascii="Courier New" w:hAnsi="Courier New" w:cs="Courier New"/>
          <w:color w:val="CC7832"/>
          <w:sz w:val="18"/>
          <w:szCs w:val="18"/>
        </w:rPr>
      </w:pPr>
      <w:r>
        <w:rPr>
          <w:rFonts w:ascii="Courier New" w:hAnsi="Courier New" w:cs="Courier New"/>
          <w:color w:val="9876AA"/>
          <w:sz w:val="18"/>
          <w:szCs w:val="18"/>
        </w:rPr>
        <w:t>mapOfTrackAndSETevents</w:t>
      </w:r>
      <w:r>
        <w:rPr>
          <w:rFonts w:ascii="Courier New" w:hAnsi="Courier New" w:cs="Courier New"/>
          <w:color w:val="A9B7C6"/>
          <w:sz w:val="18"/>
          <w:szCs w:val="18"/>
        </w:rPr>
        <w:t>.remove(track)</w:t>
      </w:r>
      <w:r>
        <w:rPr>
          <w:rFonts w:ascii="Courier New" w:hAnsi="Courier New" w:cs="Courier New"/>
          <w:color w:val="CC7832"/>
          <w:sz w:val="18"/>
          <w:szCs w:val="18"/>
        </w:rPr>
        <w:t>;</w:t>
      </w:r>
      <w:r>
        <w:rPr>
          <w:rFonts w:ascii="Courier New" w:hAnsi="Courier New" w:cs="Courier New"/>
          <w:color w:val="CC7832"/>
          <w:sz w:val="18"/>
          <w:szCs w:val="18"/>
        </w:rPr>
        <w:br/>
      </w:r>
      <w:r>
        <w:rPr>
          <w:rFonts w:ascii="Courier New" w:hAnsi="Courier New" w:cs="Courier New"/>
          <w:color w:val="9876AA"/>
          <w:sz w:val="18"/>
          <w:szCs w:val="18"/>
        </w:rPr>
        <w:t>mapOfHexValueToTrackNumber</w:t>
      </w:r>
      <w:r>
        <w:rPr>
          <w:rFonts w:ascii="Courier New" w:hAnsi="Courier New" w:cs="Courier New"/>
          <w:color w:val="A9B7C6"/>
          <w:sz w:val="18"/>
          <w:szCs w:val="18"/>
        </w:rPr>
        <w:t>.remove(keyAndHex)</w:t>
      </w:r>
      <w:r>
        <w:rPr>
          <w:rFonts w:ascii="Courier New" w:hAnsi="Courier New" w:cs="Courier New"/>
          <w:color w:val="CC7832"/>
          <w:sz w:val="18"/>
          <w:szCs w:val="18"/>
        </w:rPr>
        <w:t>;</w:t>
      </w:r>
    </w:p>
    <w:p w14:paraId="256CC57B" w14:textId="77777777" w:rsidR="00D201E6" w:rsidRDefault="00462924" w:rsidP="00462924">
      <w:pPr>
        <w:pStyle w:val="NoSpacing"/>
      </w:pPr>
      <w:r>
        <w:t xml:space="preserve">we do </w:t>
      </w:r>
      <w:r w:rsidRPr="00D201E6">
        <w:rPr>
          <w:b/>
          <w:i/>
        </w:rPr>
        <w:t>NOT</w:t>
      </w:r>
      <w:r>
        <w:t xml:space="preserve"> want to hold onto this data. Reason being:</w:t>
      </w:r>
    </w:p>
    <w:p w14:paraId="58E0CDAF" w14:textId="77777777" w:rsidR="00D201E6" w:rsidRDefault="00462924" w:rsidP="00D201E6">
      <w:pPr>
        <w:pStyle w:val="NoSpacing"/>
        <w:numPr>
          <w:ilvl w:val="0"/>
          <w:numId w:val="4"/>
        </w:numPr>
      </w:pPr>
      <w:r>
        <w:t xml:space="preserve">In my example of finding </w:t>
      </w:r>
      <w:r w:rsidRPr="00D201E6">
        <w:rPr>
          <w:b/>
          <w:i/>
        </w:rPr>
        <w:t xml:space="preserve">FTL: HRF: Start Handle Flow (FFLBA-| sector offset| cnt| *HIMCmdIdx - host) </w:t>
      </w:r>
      <w:r>
        <w:t xml:space="preserve">this event occurred </w:t>
      </w:r>
      <w:r w:rsidRPr="00D201E6">
        <w:rPr>
          <w:b/>
          <w:i/>
        </w:rPr>
        <w:t>37818 times</w:t>
      </w:r>
      <w:r>
        <w:t xml:space="preserve">, which means 37818 tracks were made, increasing the size of our </w:t>
      </w:r>
      <w:r w:rsidRPr="00D201E6">
        <w:rPr>
          <w:b/>
          <w:i/>
        </w:rPr>
        <w:t>map_track_to_setevents</w:t>
      </w:r>
      <w:r>
        <w:t xml:space="preserve"> data structure. To alleviate this strain on the memory we can dump as the finish the track.</w:t>
      </w:r>
    </w:p>
    <w:p w14:paraId="433F8FC9" w14:textId="7E2D178C" w:rsidR="008C2711" w:rsidRDefault="00462924" w:rsidP="00D201E6">
      <w:pPr>
        <w:pStyle w:val="NoSpacing"/>
        <w:numPr>
          <w:ilvl w:val="0"/>
          <w:numId w:val="4"/>
        </w:numPr>
      </w:pPr>
      <w:r>
        <w:lastRenderedPageBreak/>
        <w:t xml:space="preserve">We want to prevent hashmap </w:t>
      </w:r>
      <w:r w:rsidRPr="00D201E6">
        <w:rPr>
          <w:b/>
        </w:rPr>
        <w:t>look up time</w:t>
      </w:r>
      <w:r>
        <w:t xml:space="preserve"> increasing and reduce memory usage.</w:t>
      </w:r>
    </w:p>
    <w:p w14:paraId="785BF86C" w14:textId="77777777" w:rsidR="001472A8" w:rsidRDefault="001472A8" w:rsidP="001472A8">
      <w:pPr>
        <w:pStyle w:val="NoSpacing"/>
      </w:pPr>
    </w:p>
    <w:p w14:paraId="1AECF303" w14:textId="77777777" w:rsidR="001472A8" w:rsidRDefault="001472A8" w:rsidP="001472A8">
      <w:pPr>
        <w:pStyle w:val="NoSpacing"/>
      </w:pPr>
      <w:r>
        <w:t xml:space="preserve">Each track starts at a START SET event and exists until the END SET event is met. </w:t>
      </w:r>
    </w:p>
    <w:p w14:paraId="22ED5337" w14:textId="014A5008" w:rsidR="001472A8" w:rsidRDefault="001472A8" w:rsidP="000D4FA7">
      <w:pPr>
        <w:pStyle w:val="NoSpacing"/>
        <w:ind w:firstLine="720"/>
      </w:pPr>
      <w:r>
        <w:t xml:space="preserve">Deleted from </w:t>
      </w:r>
      <w:r w:rsidRPr="000D4FA7">
        <w:rPr>
          <w:i/>
          <w:color w:val="7030A0"/>
        </w:rPr>
        <w:t>mapOfTrackAndSETevents</w:t>
      </w:r>
    </w:p>
    <w:p w14:paraId="0AE0C510" w14:textId="0A5DBADA" w:rsidR="00BD0495" w:rsidRDefault="001472A8" w:rsidP="001472A8">
      <w:pPr>
        <w:pStyle w:val="NoSpacing"/>
      </w:pPr>
      <w:r>
        <w:t xml:space="preserve">Along with the track, the KeyHexValues </w:t>
      </w:r>
      <w:r w:rsidR="000D4FA7">
        <w:t>exists only until track is deleted, there would be no use for it in the map as the track has been removed</w:t>
      </w:r>
    </w:p>
    <w:p w14:paraId="48D60071" w14:textId="60049C9E" w:rsidR="000D4FA7" w:rsidRDefault="000D4FA7" w:rsidP="001472A8">
      <w:pPr>
        <w:pStyle w:val="NoSpacing"/>
      </w:pPr>
      <w:r>
        <w:t xml:space="preserve"> </w:t>
      </w:r>
      <w:r>
        <w:tab/>
        <w:t xml:space="preserve">Deleted from </w:t>
      </w:r>
      <w:r w:rsidRPr="000D4FA7">
        <w:rPr>
          <w:rFonts w:ascii="Courier New" w:hAnsi="Courier New" w:cs="Courier New"/>
          <w:i/>
          <w:color w:val="7030A0"/>
          <w:szCs w:val="18"/>
        </w:rPr>
        <w:t>mapOfHexValueToTrackNumber</w:t>
      </w:r>
    </w:p>
    <w:p w14:paraId="787BEA5B" w14:textId="17733F13" w:rsidR="004E20ED" w:rsidRDefault="004E20ED" w:rsidP="00F30C23">
      <w:pPr>
        <w:pStyle w:val="NoSpacing"/>
      </w:pPr>
    </w:p>
    <w:p w14:paraId="44DAAB2E" w14:textId="77777777" w:rsidR="00F20503" w:rsidRPr="00D201E6" w:rsidRDefault="000048F3" w:rsidP="00F30C23">
      <w:pPr>
        <w:pStyle w:val="NoSpacing"/>
        <w:rPr>
          <w:b/>
          <w:sz w:val="28"/>
        </w:rPr>
      </w:pPr>
      <w:r w:rsidRPr="00D201E6">
        <w:rPr>
          <w:b/>
          <w:sz w:val="28"/>
        </w:rPr>
        <w:t>DESTROY</w:t>
      </w:r>
    </w:p>
    <w:p w14:paraId="2015F687" w14:textId="361F3A8C" w:rsidR="00A04133" w:rsidRDefault="000048F3" w:rsidP="00F30C23">
      <w:pPr>
        <w:pStyle w:val="NoSpacing"/>
      </w:pPr>
      <w:r>
        <w:t xml:space="preserve">This executes when </w:t>
      </w:r>
      <w:r w:rsidR="000D4FA7">
        <w:t>the plugin is</w:t>
      </w:r>
      <w:r>
        <w:t xml:space="preserve"> done going through all the RWR files and </w:t>
      </w:r>
      <w:r w:rsidR="000D4FA7">
        <w:t>dumps the final</w:t>
      </w:r>
      <w:r w:rsidRPr="00D201E6">
        <w:rPr>
          <w:b/>
          <w:i/>
        </w:rPr>
        <w:t xml:space="preserve"> top results</w:t>
      </w:r>
      <w:r>
        <w:t xml:space="preserve"> </w:t>
      </w:r>
      <w:r w:rsidR="000D4FA7">
        <w:t xml:space="preserve">in the </w:t>
      </w:r>
      <w:r w:rsidR="000D4FA7" w:rsidRPr="0022583E">
        <w:rPr>
          <w:b/>
          <w:i/>
        </w:rPr>
        <w:t>List&lt;Long&gt; topResults</w:t>
      </w:r>
      <w:r w:rsidR="000D4FA7">
        <w:rPr>
          <w:b/>
          <w:i/>
        </w:rPr>
        <w:t xml:space="preserve"> </w:t>
      </w:r>
      <w:r w:rsidR="000D4FA7">
        <w:t xml:space="preserve">data structure </w:t>
      </w:r>
      <w:r>
        <w:t>into the CSV</w:t>
      </w:r>
      <w:r w:rsidR="00BD4DC3">
        <w:t xml:space="preserve"> file and then close it as well</w:t>
      </w:r>
      <w:r w:rsidR="00AE2860">
        <w:t>.</w:t>
      </w:r>
    </w:p>
    <w:p w14:paraId="6715D636" w14:textId="4A83EE37" w:rsidR="007E3373" w:rsidRDefault="007E3373" w:rsidP="00F30C23">
      <w:pPr>
        <w:pStyle w:val="NoSpacing"/>
      </w:pPr>
    </w:p>
    <w:p w14:paraId="628407A0" w14:textId="77777777" w:rsidR="00660ED1" w:rsidRDefault="00660ED1" w:rsidP="007E3373">
      <w:pPr>
        <w:pStyle w:val="NoSpacing"/>
        <w:rPr>
          <w:b/>
          <w:sz w:val="48"/>
          <w:szCs w:val="48"/>
        </w:rPr>
      </w:pPr>
    </w:p>
    <w:p w14:paraId="3B53513A" w14:textId="77777777" w:rsidR="00660ED1" w:rsidRDefault="00660ED1" w:rsidP="007E3373">
      <w:pPr>
        <w:pStyle w:val="NoSpacing"/>
        <w:rPr>
          <w:b/>
          <w:sz w:val="48"/>
          <w:szCs w:val="48"/>
        </w:rPr>
      </w:pPr>
    </w:p>
    <w:p w14:paraId="0A3C9457" w14:textId="77777777" w:rsidR="00660ED1" w:rsidRDefault="00660ED1" w:rsidP="007E3373">
      <w:pPr>
        <w:pStyle w:val="NoSpacing"/>
        <w:rPr>
          <w:b/>
          <w:sz w:val="48"/>
          <w:szCs w:val="48"/>
        </w:rPr>
      </w:pPr>
    </w:p>
    <w:p w14:paraId="0DDB93FB" w14:textId="77777777" w:rsidR="00660ED1" w:rsidRDefault="00660ED1" w:rsidP="007E3373">
      <w:pPr>
        <w:pStyle w:val="NoSpacing"/>
        <w:rPr>
          <w:b/>
          <w:sz w:val="48"/>
          <w:szCs w:val="48"/>
        </w:rPr>
      </w:pPr>
    </w:p>
    <w:p w14:paraId="34BCDB6F" w14:textId="77777777" w:rsidR="00660ED1" w:rsidRDefault="00660ED1" w:rsidP="007E3373">
      <w:pPr>
        <w:pStyle w:val="NoSpacing"/>
        <w:rPr>
          <w:b/>
          <w:sz w:val="48"/>
          <w:szCs w:val="48"/>
        </w:rPr>
      </w:pPr>
    </w:p>
    <w:p w14:paraId="1DD39E8A" w14:textId="77777777" w:rsidR="00660ED1" w:rsidRDefault="00660ED1" w:rsidP="007E3373">
      <w:pPr>
        <w:pStyle w:val="NoSpacing"/>
        <w:rPr>
          <w:b/>
          <w:sz w:val="48"/>
          <w:szCs w:val="48"/>
        </w:rPr>
      </w:pPr>
    </w:p>
    <w:p w14:paraId="44EBF052" w14:textId="77777777" w:rsidR="00660ED1" w:rsidRDefault="00660ED1" w:rsidP="007E3373">
      <w:pPr>
        <w:pStyle w:val="NoSpacing"/>
        <w:rPr>
          <w:b/>
          <w:sz w:val="48"/>
          <w:szCs w:val="48"/>
        </w:rPr>
      </w:pPr>
    </w:p>
    <w:p w14:paraId="6C074593" w14:textId="77777777" w:rsidR="00660ED1" w:rsidRDefault="00660ED1" w:rsidP="007E3373">
      <w:pPr>
        <w:pStyle w:val="NoSpacing"/>
        <w:rPr>
          <w:b/>
          <w:sz w:val="48"/>
          <w:szCs w:val="48"/>
        </w:rPr>
      </w:pPr>
    </w:p>
    <w:p w14:paraId="38C16999" w14:textId="77777777" w:rsidR="00660ED1" w:rsidRDefault="00660ED1" w:rsidP="007E3373">
      <w:pPr>
        <w:pStyle w:val="NoSpacing"/>
        <w:rPr>
          <w:b/>
          <w:sz w:val="48"/>
          <w:szCs w:val="48"/>
        </w:rPr>
      </w:pPr>
    </w:p>
    <w:p w14:paraId="4F6DFF1A" w14:textId="77777777" w:rsidR="00660ED1" w:rsidRDefault="00660ED1" w:rsidP="007E3373">
      <w:pPr>
        <w:pStyle w:val="NoSpacing"/>
        <w:rPr>
          <w:b/>
          <w:sz w:val="48"/>
          <w:szCs w:val="48"/>
        </w:rPr>
      </w:pPr>
    </w:p>
    <w:p w14:paraId="619B2B20" w14:textId="77777777" w:rsidR="00660ED1" w:rsidRDefault="00660ED1" w:rsidP="007E3373">
      <w:pPr>
        <w:pStyle w:val="NoSpacing"/>
        <w:rPr>
          <w:b/>
          <w:sz w:val="48"/>
          <w:szCs w:val="48"/>
        </w:rPr>
      </w:pPr>
    </w:p>
    <w:p w14:paraId="7BC6E5D5" w14:textId="77777777" w:rsidR="00660ED1" w:rsidRDefault="00660ED1" w:rsidP="007E3373">
      <w:pPr>
        <w:pStyle w:val="NoSpacing"/>
        <w:rPr>
          <w:b/>
          <w:sz w:val="48"/>
          <w:szCs w:val="48"/>
        </w:rPr>
      </w:pPr>
    </w:p>
    <w:p w14:paraId="090D2FA3" w14:textId="77777777" w:rsidR="00660ED1" w:rsidRDefault="00660ED1" w:rsidP="007E3373">
      <w:pPr>
        <w:pStyle w:val="NoSpacing"/>
        <w:rPr>
          <w:b/>
          <w:sz w:val="48"/>
          <w:szCs w:val="48"/>
        </w:rPr>
      </w:pPr>
    </w:p>
    <w:p w14:paraId="5A592380" w14:textId="77777777" w:rsidR="00660ED1" w:rsidRDefault="00660ED1" w:rsidP="007E3373">
      <w:pPr>
        <w:pStyle w:val="NoSpacing"/>
        <w:rPr>
          <w:b/>
          <w:sz w:val="48"/>
          <w:szCs w:val="48"/>
        </w:rPr>
      </w:pPr>
    </w:p>
    <w:p w14:paraId="0D5B5ED4" w14:textId="5D9D75DF" w:rsidR="00660ED1" w:rsidRDefault="00660ED1" w:rsidP="007E3373">
      <w:pPr>
        <w:pStyle w:val="NoSpacing"/>
        <w:rPr>
          <w:b/>
          <w:sz w:val="48"/>
          <w:szCs w:val="48"/>
        </w:rPr>
      </w:pPr>
    </w:p>
    <w:p w14:paraId="7F76DF6A" w14:textId="6F00D0E9" w:rsidR="007E3373" w:rsidRPr="007E3373" w:rsidRDefault="007E3373" w:rsidP="007E3373">
      <w:pPr>
        <w:pStyle w:val="NoSpacing"/>
        <w:rPr>
          <w:b/>
          <w:sz w:val="48"/>
          <w:szCs w:val="48"/>
        </w:rPr>
      </w:pPr>
      <w:r>
        <w:rPr>
          <w:b/>
          <w:sz w:val="48"/>
          <w:szCs w:val="48"/>
        </w:rPr>
        <w:lastRenderedPageBreak/>
        <w:t>Additional Features</w:t>
      </w:r>
    </w:p>
    <w:p w14:paraId="4256A1D3" w14:textId="4D118B09" w:rsidR="007E3373" w:rsidRPr="007E3373" w:rsidRDefault="007E3373" w:rsidP="00F30C23">
      <w:pPr>
        <w:pStyle w:val="NoSpacing"/>
        <w:rPr>
          <w:b/>
          <w:u w:val="single"/>
        </w:rPr>
      </w:pPr>
      <w:r w:rsidRPr="007E3373">
        <w:rPr>
          <w:b/>
          <w:u w:val="single"/>
        </w:rPr>
        <w:t>Counter</w:t>
      </w:r>
    </w:p>
    <w:p w14:paraId="7B3172AA" w14:textId="77777777" w:rsidR="00D24501" w:rsidRPr="00154D9E" w:rsidRDefault="00002F78" w:rsidP="00154D9E">
      <w:pPr>
        <w:pStyle w:val="NoSpacing"/>
        <w:numPr>
          <w:ilvl w:val="0"/>
          <w:numId w:val="28"/>
        </w:numPr>
      </w:pPr>
      <w:r w:rsidRPr="00154D9E">
        <w:t>Checking how many times an event occurs within one command</w:t>
      </w:r>
    </w:p>
    <w:p w14:paraId="3308ED54" w14:textId="77777777" w:rsidR="00D24501" w:rsidRPr="00154D9E" w:rsidRDefault="00002F78" w:rsidP="00154D9E">
      <w:pPr>
        <w:pStyle w:val="NoSpacing"/>
        <w:numPr>
          <w:ilvl w:val="0"/>
          <w:numId w:val="28"/>
        </w:numPr>
      </w:pPr>
      <w:r w:rsidRPr="00154D9E">
        <w:t xml:space="preserve">Map of event name to integer </w:t>
      </w:r>
    </w:p>
    <w:p w14:paraId="788575DF" w14:textId="77777777" w:rsidR="00D24501" w:rsidRPr="00154D9E" w:rsidRDefault="00002F78" w:rsidP="00154D9E">
      <w:pPr>
        <w:pStyle w:val="NoSpacing"/>
        <w:numPr>
          <w:ilvl w:val="0"/>
          <w:numId w:val="28"/>
        </w:numPr>
      </w:pPr>
      <w:r w:rsidRPr="00154D9E">
        <w:t>If an event name is encountered with the same hex value, increase counter</w:t>
      </w:r>
    </w:p>
    <w:p w14:paraId="350FA6F2" w14:textId="07B01EF2" w:rsidR="007E3373" w:rsidRDefault="00002F78" w:rsidP="00F30C23">
      <w:pPr>
        <w:pStyle w:val="NoSpacing"/>
        <w:numPr>
          <w:ilvl w:val="1"/>
          <w:numId w:val="28"/>
        </w:numPr>
      </w:pPr>
      <w:r w:rsidRPr="00154D9E">
        <w:t>If new hex value is found add a new entry into map with counter at 1</w:t>
      </w:r>
    </w:p>
    <w:p w14:paraId="0F7A4BD6" w14:textId="24C7E691" w:rsidR="00D75C1D" w:rsidRPr="00D75C1D" w:rsidRDefault="00D75C1D" w:rsidP="00941925">
      <w:pPr>
        <w:spacing w:after="0" w:line="285" w:lineRule="atLeast"/>
        <w:rPr>
          <w:rFonts w:ascii="Consolas" w:eastAsia="Times New Roman" w:hAnsi="Consolas" w:cs="Times New Roman"/>
          <w:i/>
          <w:color w:val="4472C4" w:themeColor="accent1"/>
          <w:sz w:val="21"/>
          <w:szCs w:val="21"/>
        </w:rPr>
      </w:pPr>
      <w:r w:rsidRPr="00D75C1D">
        <w:rPr>
          <w:rFonts w:ascii="Consolas" w:eastAsia="Times New Roman" w:hAnsi="Consolas" w:cs="Times New Roman"/>
          <w:i/>
          <w:color w:val="4472C4" w:themeColor="accent1"/>
          <w:sz w:val="21"/>
          <w:szCs w:val="21"/>
        </w:rPr>
        <w:t>Psuedocode</w:t>
      </w:r>
    </w:p>
    <w:p w14:paraId="70B521F7" w14:textId="0D264038" w:rsidR="00CD0D87" w:rsidRDefault="00941925" w:rsidP="00941925">
      <w:pPr>
        <w:spacing w:after="0" w:line="285" w:lineRule="atLeast"/>
        <w:rPr>
          <w:rFonts w:ascii="Consolas" w:eastAsia="Times New Roman" w:hAnsi="Consolas" w:cs="Times New Roman"/>
          <w:color w:val="4472C4" w:themeColor="accent1"/>
          <w:sz w:val="21"/>
          <w:szCs w:val="21"/>
        </w:rPr>
      </w:pPr>
      <w:r w:rsidRPr="00941925">
        <w:rPr>
          <w:rFonts w:ascii="Consolas" w:eastAsia="Times New Roman" w:hAnsi="Consolas" w:cs="Times New Roman"/>
          <w:color w:val="4472C4" w:themeColor="accent1"/>
          <w:sz w:val="21"/>
          <w:szCs w:val="21"/>
        </w:rPr>
        <w:t>I</w:t>
      </w:r>
      <w:r w:rsidR="00CD0D87" w:rsidRPr="00941925">
        <w:rPr>
          <w:rFonts w:ascii="Consolas" w:eastAsia="Times New Roman" w:hAnsi="Consolas" w:cs="Times New Roman"/>
          <w:color w:val="4472C4" w:themeColor="accent1"/>
          <w:sz w:val="21"/>
          <w:szCs w:val="21"/>
        </w:rPr>
        <w:t>f</w:t>
      </w:r>
      <w:r>
        <w:rPr>
          <w:rFonts w:ascii="Consolas" w:eastAsia="Times New Roman" w:hAnsi="Consolas" w:cs="Times New Roman"/>
          <w:color w:val="4472C4" w:themeColor="accent1"/>
          <w:sz w:val="21"/>
          <w:szCs w:val="21"/>
        </w:rPr>
        <w:t xml:space="preserve"> </w:t>
      </w:r>
      <w:r w:rsidR="00CD0D87" w:rsidRPr="00941925">
        <w:rPr>
          <w:rFonts w:ascii="Consolas" w:eastAsia="Times New Roman" w:hAnsi="Consolas" w:cs="Times New Roman"/>
          <w:color w:val="4472C4" w:themeColor="accent1"/>
          <w:sz w:val="21"/>
          <w:szCs w:val="21"/>
        </w:rPr>
        <w:t>counterMap</w:t>
      </w:r>
      <w:r>
        <w:rPr>
          <w:rFonts w:ascii="Consolas" w:eastAsia="Times New Roman" w:hAnsi="Consolas" w:cs="Times New Roman"/>
          <w:color w:val="4472C4" w:themeColor="accent1"/>
          <w:sz w:val="21"/>
          <w:szCs w:val="21"/>
        </w:rPr>
        <w:t xml:space="preserve"> contains SET event name:</w:t>
      </w:r>
    </w:p>
    <w:p w14:paraId="1327BEAA" w14:textId="099AD253" w:rsidR="00941925" w:rsidRPr="00941925" w:rsidRDefault="00941925" w:rsidP="00941925">
      <w:pPr>
        <w:spacing w:after="0" w:line="285" w:lineRule="atLeast"/>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ab/>
        <w:t>Find linking parameter from counterMap</w:t>
      </w:r>
    </w:p>
    <w:p w14:paraId="3B9A74AC" w14:textId="12880DEF" w:rsidR="00CD0D87" w:rsidRPr="00941925" w:rsidRDefault="00941925" w:rsidP="00941925">
      <w:pPr>
        <w:spacing w:after="0" w:line="285" w:lineRule="atLeast"/>
        <w:ind w:firstLine="720"/>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Create keyAndHex</w:t>
      </w:r>
    </w:p>
    <w:p w14:paraId="2F7ABD5B" w14:textId="5B23DB61" w:rsidR="00CD0D87" w:rsidRDefault="00CD0D87" w:rsidP="00941925">
      <w:pPr>
        <w:spacing w:after="0" w:line="285" w:lineRule="atLeast"/>
        <w:ind w:firstLine="720"/>
        <w:rPr>
          <w:rFonts w:ascii="Consolas" w:eastAsia="Times New Roman" w:hAnsi="Consolas" w:cs="Times New Roman"/>
          <w:color w:val="4472C4" w:themeColor="accent1"/>
          <w:sz w:val="21"/>
          <w:szCs w:val="21"/>
        </w:rPr>
      </w:pPr>
      <w:r w:rsidRPr="00941925">
        <w:rPr>
          <w:rFonts w:ascii="Consolas" w:eastAsia="Times New Roman" w:hAnsi="Consolas" w:cs="Times New Roman"/>
          <w:color w:val="4472C4" w:themeColor="accent1"/>
          <w:sz w:val="21"/>
          <w:szCs w:val="21"/>
        </w:rPr>
        <w:t>if</w:t>
      </w:r>
      <w:r w:rsidR="00941925">
        <w:rPr>
          <w:rFonts w:ascii="Consolas" w:eastAsia="Times New Roman" w:hAnsi="Consolas" w:cs="Times New Roman"/>
          <w:color w:val="4472C4" w:themeColor="accent1"/>
          <w:sz w:val="21"/>
          <w:szCs w:val="21"/>
        </w:rPr>
        <w:t xml:space="preserve"> </w:t>
      </w:r>
      <w:r w:rsidRPr="00941925">
        <w:rPr>
          <w:rFonts w:ascii="Consolas" w:eastAsia="Times New Roman" w:hAnsi="Consolas" w:cs="Times New Roman"/>
          <w:color w:val="4472C4" w:themeColor="accent1"/>
          <w:sz w:val="21"/>
          <w:szCs w:val="21"/>
        </w:rPr>
        <w:t>mapOfEventAndCounter</w:t>
      </w:r>
      <w:r w:rsidR="00941925">
        <w:rPr>
          <w:rFonts w:ascii="Consolas" w:eastAsia="Times New Roman" w:hAnsi="Consolas" w:cs="Times New Roman"/>
          <w:color w:val="4472C4" w:themeColor="accent1"/>
          <w:sz w:val="21"/>
          <w:szCs w:val="21"/>
        </w:rPr>
        <w:t xml:space="preserve"> contains keyAndHex:</w:t>
      </w:r>
    </w:p>
    <w:p w14:paraId="0151D5B6" w14:textId="77777777" w:rsidR="00941925" w:rsidRDefault="00941925" w:rsidP="00941925">
      <w:pPr>
        <w:spacing w:after="0" w:line="285" w:lineRule="atLeast"/>
        <w:ind w:firstLine="720"/>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ab/>
        <w:t>increment counter;</w:t>
      </w:r>
    </w:p>
    <w:p w14:paraId="268CD1C6" w14:textId="77777777" w:rsidR="00941925" w:rsidRDefault="00CD0D87" w:rsidP="00941925">
      <w:pPr>
        <w:spacing w:after="0" w:line="285" w:lineRule="atLeast"/>
        <w:ind w:left="720"/>
        <w:rPr>
          <w:rFonts w:ascii="Consolas" w:eastAsia="Times New Roman" w:hAnsi="Consolas" w:cs="Times New Roman"/>
          <w:color w:val="4472C4" w:themeColor="accent1"/>
          <w:sz w:val="21"/>
          <w:szCs w:val="21"/>
        </w:rPr>
      </w:pPr>
      <w:r w:rsidRPr="00941925">
        <w:rPr>
          <w:rFonts w:ascii="Consolas" w:eastAsia="Times New Roman" w:hAnsi="Consolas" w:cs="Times New Roman"/>
          <w:color w:val="4472C4" w:themeColor="accent1"/>
          <w:sz w:val="21"/>
          <w:szCs w:val="21"/>
        </w:rPr>
        <w:t>else</w:t>
      </w:r>
      <w:r w:rsidR="00941925">
        <w:rPr>
          <w:rFonts w:ascii="Consolas" w:eastAsia="Times New Roman" w:hAnsi="Consolas" w:cs="Times New Roman"/>
          <w:color w:val="4472C4" w:themeColor="accent1"/>
          <w:sz w:val="21"/>
          <w:szCs w:val="21"/>
        </w:rPr>
        <w:t>:</w:t>
      </w:r>
    </w:p>
    <w:p w14:paraId="7AE8D5FC" w14:textId="7221BA61" w:rsidR="00CD0D87" w:rsidRPr="00941925" w:rsidRDefault="00941925" w:rsidP="00941925">
      <w:pPr>
        <w:spacing w:after="0" w:line="285" w:lineRule="atLeast"/>
        <w:ind w:left="720" w:firstLine="720"/>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 xml:space="preserve">add keyAndHex to </w:t>
      </w:r>
      <w:r w:rsidRPr="00941925">
        <w:rPr>
          <w:rFonts w:ascii="Consolas" w:eastAsia="Times New Roman" w:hAnsi="Consolas" w:cs="Times New Roman"/>
          <w:color w:val="4472C4" w:themeColor="accent1"/>
          <w:sz w:val="21"/>
          <w:szCs w:val="21"/>
        </w:rPr>
        <w:t>mapOfEventAndCounter</w:t>
      </w:r>
      <w:r>
        <w:rPr>
          <w:rFonts w:ascii="Consolas" w:eastAsia="Times New Roman" w:hAnsi="Consolas" w:cs="Times New Roman"/>
          <w:color w:val="4472C4" w:themeColor="accent1"/>
          <w:sz w:val="21"/>
          <w:szCs w:val="21"/>
        </w:rPr>
        <w:t xml:space="preserve"> and start counter at 1</w:t>
      </w:r>
    </w:p>
    <w:p w14:paraId="64254E27" w14:textId="5762C40F" w:rsidR="007E3373" w:rsidRPr="007E3373" w:rsidRDefault="007E3373" w:rsidP="00F30C23">
      <w:pPr>
        <w:pStyle w:val="NoSpacing"/>
        <w:rPr>
          <w:b/>
          <w:u w:val="single"/>
        </w:rPr>
      </w:pPr>
    </w:p>
    <w:p w14:paraId="76009519" w14:textId="25F19C15" w:rsidR="007E3373" w:rsidRPr="007E3373" w:rsidRDefault="007E3373" w:rsidP="00F30C23">
      <w:pPr>
        <w:pStyle w:val="NoSpacing"/>
        <w:rPr>
          <w:b/>
          <w:u w:val="single"/>
        </w:rPr>
      </w:pPr>
      <w:r w:rsidRPr="007E3373">
        <w:rPr>
          <w:b/>
          <w:u w:val="single"/>
        </w:rPr>
        <w:t>Sequential event pairing</w:t>
      </w:r>
    </w:p>
    <w:p w14:paraId="226F8FF9" w14:textId="77777777" w:rsidR="00D24501" w:rsidRPr="00154D9E" w:rsidRDefault="00002F78" w:rsidP="00154D9E">
      <w:pPr>
        <w:pStyle w:val="NoSpacing"/>
        <w:numPr>
          <w:ilvl w:val="0"/>
          <w:numId w:val="29"/>
        </w:numPr>
      </w:pPr>
      <w:r w:rsidRPr="00154D9E">
        <w:t>Certain events while they are related don’t have parameters that the script can use to link them</w:t>
      </w:r>
    </w:p>
    <w:p w14:paraId="2CF2FD87" w14:textId="77777777" w:rsidR="00D24501" w:rsidRPr="00154D9E" w:rsidRDefault="00002F78" w:rsidP="00154D9E">
      <w:pPr>
        <w:pStyle w:val="NoSpacing"/>
        <w:numPr>
          <w:ilvl w:val="0"/>
          <w:numId w:val="29"/>
        </w:numPr>
      </w:pPr>
      <w:r w:rsidRPr="00154D9E">
        <w:t>The sequential logic follows a simple pattern that the follower events related to the leader occur before a new leader event is seen</w:t>
      </w:r>
    </w:p>
    <w:p w14:paraId="00F4F51F" w14:textId="77777777" w:rsidR="00D24501" w:rsidRPr="00154D9E" w:rsidRDefault="00002F78" w:rsidP="00154D9E">
      <w:pPr>
        <w:pStyle w:val="NoSpacing"/>
        <w:numPr>
          <w:ilvl w:val="0"/>
          <w:numId w:val="29"/>
        </w:numPr>
      </w:pPr>
      <w:r w:rsidRPr="00154D9E">
        <w:t>Leaders are mapped to a group of related SET events</w:t>
      </w:r>
    </w:p>
    <w:p w14:paraId="506C47E7" w14:textId="77777777" w:rsidR="00D24501" w:rsidRPr="00154D9E" w:rsidRDefault="00002F78" w:rsidP="00154D9E">
      <w:pPr>
        <w:pStyle w:val="NoSpacing"/>
        <w:numPr>
          <w:ilvl w:val="0"/>
          <w:numId w:val="29"/>
        </w:numPr>
      </w:pPr>
      <w:r w:rsidRPr="00154D9E">
        <w:t>Followers are mapped to leaders (then to the group)</w:t>
      </w:r>
    </w:p>
    <w:p w14:paraId="72E2BAA2" w14:textId="43FB1FB6" w:rsidR="009F317B" w:rsidRDefault="00002F78" w:rsidP="00F30C23">
      <w:pPr>
        <w:pStyle w:val="NoSpacing"/>
        <w:numPr>
          <w:ilvl w:val="0"/>
          <w:numId w:val="29"/>
        </w:numPr>
      </w:pPr>
      <w:r w:rsidRPr="00154D9E">
        <w:t>Leader updates when a new leader event is met. (using hex value)</w:t>
      </w:r>
    </w:p>
    <w:p w14:paraId="1F87FE62" w14:textId="20E062A5" w:rsidR="00E62536" w:rsidRPr="00E62536" w:rsidRDefault="00E62536" w:rsidP="006E5B97">
      <w:pPr>
        <w:spacing w:after="0" w:line="285" w:lineRule="atLeast"/>
        <w:rPr>
          <w:rFonts w:ascii="Consolas" w:eastAsia="Times New Roman" w:hAnsi="Consolas" w:cs="Times New Roman"/>
          <w:i/>
          <w:color w:val="4472C4" w:themeColor="accent1"/>
          <w:sz w:val="21"/>
          <w:szCs w:val="21"/>
        </w:rPr>
      </w:pPr>
      <w:r w:rsidRPr="00E62536">
        <w:rPr>
          <w:rFonts w:ascii="Consolas" w:eastAsia="Times New Roman" w:hAnsi="Consolas" w:cs="Times New Roman"/>
          <w:i/>
          <w:color w:val="4472C4" w:themeColor="accent1"/>
          <w:sz w:val="21"/>
          <w:szCs w:val="21"/>
        </w:rPr>
        <w:t>Psuedocode</w:t>
      </w:r>
    </w:p>
    <w:p w14:paraId="44EBC935" w14:textId="77777777" w:rsidR="006003FC" w:rsidRDefault="007331B8" w:rsidP="006E5B97">
      <w:pPr>
        <w:spacing w:after="0" w:line="285" w:lineRule="atLeast"/>
        <w:rPr>
          <w:rFonts w:ascii="Consolas" w:eastAsia="Times New Roman" w:hAnsi="Consolas" w:cs="Times New Roman"/>
          <w:color w:val="4472C4" w:themeColor="accent1"/>
          <w:sz w:val="21"/>
          <w:szCs w:val="21"/>
        </w:rPr>
      </w:pPr>
      <w:r w:rsidRPr="006E5B97">
        <w:rPr>
          <w:rFonts w:ascii="Consolas" w:eastAsia="Times New Roman" w:hAnsi="Consolas" w:cs="Times New Roman"/>
          <w:color w:val="4472C4" w:themeColor="accent1"/>
          <w:sz w:val="21"/>
          <w:szCs w:val="21"/>
        </w:rPr>
        <w:t>I</w:t>
      </w:r>
      <w:r w:rsidR="00CD0D87" w:rsidRPr="006E5B97">
        <w:rPr>
          <w:rFonts w:ascii="Consolas" w:eastAsia="Times New Roman" w:hAnsi="Consolas" w:cs="Times New Roman"/>
          <w:color w:val="4472C4" w:themeColor="accent1"/>
          <w:sz w:val="21"/>
          <w:szCs w:val="21"/>
        </w:rPr>
        <w:t>f</w:t>
      </w:r>
      <w:r>
        <w:rPr>
          <w:rFonts w:ascii="Consolas" w:eastAsia="Times New Roman" w:hAnsi="Consolas" w:cs="Times New Roman"/>
          <w:color w:val="4472C4" w:themeColor="accent1"/>
          <w:sz w:val="21"/>
          <w:szCs w:val="21"/>
        </w:rPr>
        <w:t xml:space="preserve"> </w:t>
      </w:r>
      <w:r w:rsidR="00CD0D87" w:rsidRPr="006E5B97">
        <w:rPr>
          <w:rFonts w:ascii="Consolas" w:eastAsia="Times New Roman" w:hAnsi="Consolas" w:cs="Times New Roman"/>
          <w:color w:val="4472C4" w:themeColor="accent1"/>
          <w:sz w:val="21"/>
          <w:szCs w:val="21"/>
        </w:rPr>
        <w:t>sequentialMap</w:t>
      </w:r>
      <w:r>
        <w:rPr>
          <w:rFonts w:ascii="Consolas" w:eastAsia="Times New Roman" w:hAnsi="Consolas" w:cs="Times New Roman"/>
          <w:color w:val="4472C4" w:themeColor="accent1"/>
          <w:sz w:val="21"/>
          <w:szCs w:val="21"/>
        </w:rPr>
        <w:t xml:space="preserve"> contains name:</w:t>
      </w:r>
      <w:r w:rsidR="00CD0D87" w:rsidRPr="006E5B97">
        <w:rPr>
          <w:rFonts w:ascii="Consolas" w:eastAsia="Times New Roman" w:hAnsi="Consolas" w:cs="Times New Roman"/>
          <w:color w:val="4472C4" w:themeColor="accent1"/>
          <w:sz w:val="21"/>
          <w:szCs w:val="21"/>
        </w:rPr>
        <w:t xml:space="preserve"> //leader logic</w:t>
      </w:r>
    </w:p>
    <w:p w14:paraId="376E3D87" w14:textId="189C0A3E" w:rsidR="006003FC" w:rsidRPr="00941925" w:rsidRDefault="006003FC" w:rsidP="006003FC">
      <w:pPr>
        <w:spacing w:after="0" w:line="285" w:lineRule="atLeast"/>
        <w:ind w:firstLine="720"/>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 xml:space="preserve">Find linking parameter from </w:t>
      </w:r>
      <w:r w:rsidRPr="006E5B97">
        <w:rPr>
          <w:rFonts w:ascii="Consolas" w:eastAsia="Times New Roman" w:hAnsi="Consolas" w:cs="Times New Roman"/>
          <w:color w:val="4472C4" w:themeColor="accent1"/>
          <w:sz w:val="21"/>
          <w:szCs w:val="21"/>
        </w:rPr>
        <w:t>sequentialMap</w:t>
      </w:r>
    </w:p>
    <w:p w14:paraId="1B3B2A7A" w14:textId="77777777" w:rsidR="006003FC" w:rsidRPr="00941925" w:rsidRDefault="006003FC" w:rsidP="006003FC">
      <w:pPr>
        <w:spacing w:after="0" w:line="285" w:lineRule="atLeast"/>
        <w:ind w:firstLine="720"/>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Create keyAndHex</w:t>
      </w:r>
    </w:p>
    <w:p w14:paraId="44186BF0" w14:textId="68D175EF" w:rsidR="00CD0D87" w:rsidRDefault="006003FC" w:rsidP="006E5B97">
      <w:pPr>
        <w:spacing w:after="0" w:line="285" w:lineRule="atLeast"/>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 xml:space="preserve">      </w:t>
      </w:r>
      <w:r w:rsidR="00CD0D87" w:rsidRPr="006E5B97">
        <w:rPr>
          <w:rFonts w:ascii="Consolas" w:eastAsia="Times New Roman" w:hAnsi="Consolas" w:cs="Times New Roman"/>
          <w:color w:val="4472C4" w:themeColor="accent1"/>
          <w:sz w:val="21"/>
          <w:szCs w:val="21"/>
        </w:rPr>
        <w:t>if</w:t>
      </w:r>
      <w:r>
        <w:rPr>
          <w:rFonts w:ascii="Consolas" w:eastAsia="Times New Roman" w:hAnsi="Consolas" w:cs="Times New Roman"/>
          <w:color w:val="4472C4" w:themeColor="accent1"/>
          <w:sz w:val="21"/>
          <w:szCs w:val="21"/>
        </w:rPr>
        <w:t xml:space="preserve"> </w:t>
      </w:r>
      <w:r w:rsidR="00CD0D87" w:rsidRPr="006E5B97">
        <w:rPr>
          <w:rFonts w:ascii="Consolas" w:eastAsia="Times New Roman" w:hAnsi="Consolas" w:cs="Times New Roman"/>
          <w:color w:val="4472C4" w:themeColor="accent1"/>
          <w:sz w:val="21"/>
          <w:szCs w:val="21"/>
        </w:rPr>
        <w:t>mapOfHexValueToTrackNumber</w:t>
      </w:r>
      <w:r>
        <w:rPr>
          <w:rFonts w:ascii="Consolas" w:eastAsia="Times New Roman" w:hAnsi="Consolas" w:cs="Times New Roman"/>
          <w:color w:val="4472C4" w:themeColor="accent1"/>
          <w:sz w:val="21"/>
          <w:szCs w:val="21"/>
        </w:rPr>
        <w:t xml:space="preserve"> contains keyAndHex:</w:t>
      </w:r>
      <w:r w:rsidR="00CD0D87" w:rsidRPr="006E5B97">
        <w:rPr>
          <w:rFonts w:ascii="Consolas" w:eastAsia="Times New Roman" w:hAnsi="Consolas" w:cs="Times New Roman"/>
          <w:color w:val="4472C4" w:themeColor="accent1"/>
          <w:sz w:val="21"/>
          <w:szCs w:val="21"/>
        </w:rPr>
        <w:t xml:space="preserve"> </w:t>
      </w:r>
    </w:p>
    <w:p w14:paraId="3D387DEF" w14:textId="77777777" w:rsidR="006003FC" w:rsidRDefault="006003FC" w:rsidP="006E5B97">
      <w:pPr>
        <w:spacing w:after="0" w:line="285" w:lineRule="atLeast"/>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ab/>
      </w:r>
      <w:r>
        <w:rPr>
          <w:rFonts w:ascii="Consolas" w:eastAsia="Times New Roman" w:hAnsi="Consolas" w:cs="Times New Roman"/>
          <w:color w:val="4472C4" w:themeColor="accent1"/>
          <w:sz w:val="21"/>
          <w:szCs w:val="21"/>
        </w:rPr>
        <w:tab/>
        <w:t>Add to track</w:t>
      </w:r>
    </w:p>
    <w:p w14:paraId="0E2BAC05" w14:textId="09D8B2BA" w:rsidR="00CD0D87" w:rsidRPr="006E5B97" w:rsidRDefault="006003FC" w:rsidP="006003FC">
      <w:pPr>
        <w:spacing w:after="0" w:line="285" w:lineRule="atLeast"/>
        <w:ind w:left="720" w:firstLine="720"/>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 xml:space="preserve">Update keyAndHex of leader in </w:t>
      </w:r>
      <w:r w:rsidR="00CD0D87" w:rsidRPr="006E5B97">
        <w:rPr>
          <w:rFonts w:ascii="Consolas" w:eastAsia="Times New Roman" w:hAnsi="Consolas" w:cs="Times New Roman"/>
          <w:color w:val="4472C4" w:themeColor="accent1"/>
          <w:sz w:val="21"/>
          <w:szCs w:val="21"/>
        </w:rPr>
        <w:t>mapOfLeaderToKeyHex</w:t>
      </w:r>
    </w:p>
    <w:p w14:paraId="3C72F596" w14:textId="0B9A79CF" w:rsidR="00CD0D87" w:rsidRPr="006E5B97" w:rsidRDefault="006003FC" w:rsidP="006E5B97">
      <w:pPr>
        <w:spacing w:after="0" w:line="285" w:lineRule="atLeast"/>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 xml:space="preserve">      </w:t>
      </w:r>
      <w:r w:rsidR="00CD0D87" w:rsidRPr="006E5B97">
        <w:rPr>
          <w:rFonts w:ascii="Consolas" w:eastAsia="Times New Roman" w:hAnsi="Consolas" w:cs="Times New Roman"/>
          <w:color w:val="4472C4" w:themeColor="accent1"/>
          <w:sz w:val="21"/>
          <w:szCs w:val="21"/>
        </w:rPr>
        <w:t>else if</w:t>
      </w:r>
      <w:r>
        <w:rPr>
          <w:rFonts w:ascii="Consolas" w:eastAsia="Times New Roman" w:hAnsi="Consolas" w:cs="Times New Roman"/>
          <w:color w:val="4472C4" w:themeColor="accent1"/>
          <w:sz w:val="21"/>
          <w:szCs w:val="21"/>
        </w:rPr>
        <w:t xml:space="preserve"> </w:t>
      </w:r>
      <w:r w:rsidR="00CD0D87" w:rsidRPr="006E5B97">
        <w:rPr>
          <w:rFonts w:ascii="Consolas" w:eastAsia="Times New Roman" w:hAnsi="Consolas" w:cs="Times New Roman"/>
          <w:color w:val="4472C4" w:themeColor="accent1"/>
          <w:sz w:val="21"/>
          <w:szCs w:val="21"/>
        </w:rPr>
        <w:t>followerToLearderMap</w:t>
      </w:r>
      <w:r>
        <w:rPr>
          <w:rFonts w:ascii="Consolas" w:eastAsia="Times New Roman" w:hAnsi="Consolas" w:cs="Times New Roman"/>
          <w:color w:val="4472C4" w:themeColor="accent1"/>
          <w:sz w:val="21"/>
          <w:szCs w:val="21"/>
        </w:rPr>
        <w:t xml:space="preserve"> contains name:</w:t>
      </w:r>
      <w:r w:rsidR="00CD0D87" w:rsidRPr="006E5B97">
        <w:rPr>
          <w:rFonts w:ascii="Consolas" w:eastAsia="Times New Roman" w:hAnsi="Consolas" w:cs="Times New Roman"/>
          <w:color w:val="4472C4" w:themeColor="accent1"/>
          <w:sz w:val="21"/>
          <w:szCs w:val="21"/>
        </w:rPr>
        <w:t xml:space="preserve"> //follower logic</w:t>
      </w:r>
    </w:p>
    <w:p w14:paraId="42B84428" w14:textId="77777777" w:rsidR="006003FC" w:rsidRDefault="00CD0D87" w:rsidP="006003FC">
      <w:pPr>
        <w:spacing w:after="0" w:line="285" w:lineRule="atLeast"/>
        <w:rPr>
          <w:rFonts w:ascii="Consolas" w:eastAsia="Times New Roman" w:hAnsi="Consolas" w:cs="Times New Roman"/>
          <w:color w:val="4472C4" w:themeColor="accent1"/>
          <w:sz w:val="21"/>
          <w:szCs w:val="21"/>
        </w:rPr>
      </w:pPr>
      <w:r w:rsidRPr="006E5B97">
        <w:rPr>
          <w:rFonts w:ascii="Consolas" w:eastAsia="Times New Roman" w:hAnsi="Consolas" w:cs="Times New Roman"/>
          <w:color w:val="4472C4" w:themeColor="accent1"/>
          <w:sz w:val="21"/>
          <w:szCs w:val="21"/>
        </w:rPr>
        <w:t xml:space="preserve">            </w:t>
      </w:r>
      <w:r w:rsidR="006003FC">
        <w:rPr>
          <w:rFonts w:ascii="Consolas" w:eastAsia="Times New Roman" w:hAnsi="Consolas" w:cs="Times New Roman"/>
          <w:color w:val="4472C4" w:themeColor="accent1"/>
          <w:sz w:val="21"/>
          <w:szCs w:val="21"/>
        </w:rPr>
        <w:t xml:space="preserve">get </w:t>
      </w:r>
      <w:r w:rsidRPr="006E5B97">
        <w:rPr>
          <w:rFonts w:ascii="Consolas" w:eastAsia="Times New Roman" w:hAnsi="Consolas" w:cs="Times New Roman"/>
          <w:color w:val="4472C4" w:themeColor="accent1"/>
          <w:sz w:val="21"/>
          <w:szCs w:val="21"/>
        </w:rPr>
        <w:t>keyHex from the Leader associated to the Follower</w:t>
      </w:r>
      <w:r w:rsidR="006003FC">
        <w:rPr>
          <w:rFonts w:ascii="Consolas" w:eastAsia="Times New Roman" w:hAnsi="Consolas" w:cs="Times New Roman"/>
          <w:color w:val="4472C4" w:themeColor="accent1"/>
          <w:sz w:val="21"/>
          <w:szCs w:val="21"/>
        </w:rPr>
        <w:t xml:space="preserve"> in </w:t>
      </w:r>
    </w:p>
    <w:p w14:paraId="2144570F" w14:textId="63F17F94" w:rsidR="00CD0D87" w:rsidRPr="006E5B97" w:rsidRDefault="006003FC" w:rsidP="006003FC">
      <w:pPr>
        <w:spacing w:after="0" w:line="285" w:lineRule="atLeast"/>
        <w:ind w:left="720" w:firstLine="720"/>
        <w:rPr>
          <w:rFonts w:ascii="Consolas" w:eastAsia="Times New Roman" w:hAnsi="Consolas" w:cs="Times New Roman"/>
          <w:color w:val="4472C4" w:themeColor="accent1"/>
          <w:sz w:val="21"/>
          <w:szCs w:val="21"/>
        </w:rPr>
      </w:pPr>
      <w:r w:rsidRPr="006E5B97">
        <w:rPr>
          <w:rFonts w:ascii="Consolas" w:eastAsia="Times New Roman" w:hAnsi="Consolas" w:cs="Times New Roman"/>
          <w:color w:val="4472C4" w:themeColor="accent1"/>
          <w:sz w:val="21"/>
          <w:szCs w:val="21"/>
        </w:rPr>
        <w:t>mapOfLeaderToKeyHex</w:t>
      </w:r>
    </w:p>
    <w:p w14:paraId="55CC8C93" w14:textId="22C195DF" w:rsidR="00CD0D87" w:rsidRPr="006E5B97" w:rsidRDefault="006003FC" w:rsidP="006E5B97">
      <w:pPr>
        <w:spacing w:after="0" w:line="285" w:lineRule="atLeast"/>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 xml:space="preserve">      </w:t>
      </w:r>
      <w:r>
        <w:rPr>
          <w:rFonts w:ascii="Consolas" w:eastAsia="Times New Roman" w:hAnsi="Consolas" w:cs="Times New Roman"/>
          <w:color w:val="4472C4" w:themeColor="accent1"/>
          <w:sz w:val="21"/>
          <w:szCs w:val="21"/>
        </w:rPr>
        <w:tab/>
      </w:r>
      <w:r>
        <w:rPr>
          <w:rFonts w:ascii="Consolas" w:eastAsia="Times New Roman" w:hAnsi="Consolas" w:cs="Times New Roman"/>
          <w:color w:val="4472C4" w:themeColor="accent1"/>
          <w:sz w:val="21"/>
          <w:szCs w:val="21"/>
        </w:rPr>
        <w:tab/>
      </w:r>
      <w:r w:rsidR="00CD0D87" w:rsidRPr="006E5B97">
        <w:rPr>
          <w:rFonts w:ascii="Consolas" w:eastAsia="Times New Roman" w:hAnsi="Consolas" w:cs="Times New Roman"/>
          <w:color w:val="4472C4" w:themeColor="accent1"/>
          <w:sz w:val="21"/>
          <w:szCs w:val="21"/>
        </w:rPr>
        <w:t>if</w:t>
      </w:r>
      <w:r>
        <w:rPr>
          <w:rFonts w:ascii="Consolas" w:eastAsia="Times New Roman" w:hAnsi="Consolas" w:cs="Times New Roman"/>
          <w:color w:val="4472C4" w:themeColor="accent1"/>
          <w:sz w:val="21"/>
          <w:szCs w:val="21"/>
        </w:rPr>
        <w:t xml:space="preserve"> </w:t>
      </w:r>
      <w:r w:rsidR="00CD0D87" w:rsidRPr="006E5B97">
        <w:rPr>
          <w:rFonts w:ascii="Consolas" w:eastAsia="Times New Roman" w:hAnsi="Consolas" w:cs="Times New Roman"/>
          <w:color w:val="4472C4" w:themeColor="accent1"/>
          <w:sz w:val="21"/>
          <w:szCs w:val="21"/>
        </w:rPr>
        <w:t>mapOfHexValueToTrackNumber</w:t>
      </w:r>
      <w:r>
        <w:rPr>
          <w:rFonts w:ascii="Consolas" w:eastAsia="Times New Roman" w:hAnsi="Consolas" w:cs="Times New Roman"/>
          <w:color w:val="4472C4" w:themeColor="accent1"/>
          <w:sz w:val="21"/>
          <w:szCs w:val="21"/>
        </w:rPr>
        <w:t xml:space="preserve"> contains keyAndHex:</w:t>
      </w:r>
    </w:p>
    <w:p w14:paraId="2339D119" w14:textId="150C94BF" w:rsidR="00CD0D87" w:rsidRPr="006E5B97" w:rsidRDefault="00CD0D87" w:rsidP="006E5B97">
      <w:pPr>
        <w:spacing w:after="0" w:line="285" w:lineRule="atLeast"/>
        <w:rPr>
          <w:rFonts w:ascii="Consolas" w:eastAsia="Times New Roman" w:hAnsi="Consolas" w:cs="Times New Roman"/>
          <w:color w:val="4472C4" w:themeColor="accent1"/>
          <w:sz w:val="21"/>
          <w:szCs w:val="21"/>
        </w:rPr>
      </w:pPr>
      <w:r w:rsidRPr="006E5B97">
        <w:rPr>
          <w:rFonts w:ascii="Consolas" w:eastAsia="Times New Roman" w:hAnsi="Consolas" w:cs="Times New Roman"/>
          <w:color w:val="4472C4" w:themeColor="accent1"/>
          <w:sz w:val="21"/>
          <w:szCs w:val="21"/>
        </w:rPr>
        <w:t xml:space="preserve">                </w:t>
      </w:r>
      <w:r w:rsidR="00EF03D4">
        <w:rPr>
          <w:rFonts w:ascii="Consolas" w:eastAsia="Times New Roman" w:hAnsi="Consolas" w:cs="Times New Roman"/>
          <w:color w:val="4472C4" w:themeColor="accent1"/>
          <w:sz w:val="21"/>
          <w:szCs w:val="21"/>
        </w:rPr>
        <w:t>Add to track</w:t>
      </w:r>
    </w:p>
    <w:p w14:paraId="5AE1E961" w14:textId="6873FA32" w:rsidR="00660ED1" w:rsidRDefault="0090038D" w:rsidP="0090038D">
      <w:pPr>
        <w:spacing w:after="0" w:line="285" w:lineRule="atLeast"/>
        <w:rPr>
          <w:rFonts w:ascii="Consolas" w:eastAsia="Times New Roman" w:hAnsi="Consolas" w:cs="Times New Roman"/>
          <w:color w:val="4472C4" w:themeColor="accent1"/>
          <w:sz w:val="21"/>
          <w:szCs w:val="21"/>
        </w:rPr>
      </w:pPr>
      <w:r>
        <w:rPr>
          <w:rFonts w:ascii="Consolas" w:eastAsia="Times New Roman" w:hAnsi="Consolas" w:cs="Times New Roman"/>
          <w:color w:val="4472C4" w:themeColor="accent1"/>
          <w:sz w:val="21"/>
          <w:szCs w:val="21"/>
        </w:rPr>
        <w:t xml:space="preserve">      </w:t>
      </w:r>
    </w:p>
    <w:p w14:paraId="4452394A" w14:textId="49A1BAE0" w:rsidR="0090038D" w:rsidRDefault="0090038D" w:rsidP="0090038D">
      <w:pPr>
        <w:spacing w:after="0" w:line="285" w:lineRule="atLeast"/>
        <w:rPr>
          <w:rFonts w:ascii="Consolas" w:eastAsia="Times New Roman" w:hAnsi="Consolas" w:cs="Times New Roman"/>
          <w:color w:val="4472C4" w:themeColor="accent1"/>
          <w:sz w:val="21"/>
          <w:szCs w:val="21"/>
        </w:rPr>
      </w:pPr>
    </w:p>
    <w:p w14:paraId="5C8B05AE" w14:textId="323EA4EE" w:rsidR="0090038D" w:rsidRDefault="0090038D" w:rsidP="0090038D">
      <w:pPr>
        <w:spacing w:after="0" w:line="285" w:lineRule="atLeast"/>
        <w:rPr>
          <w:rFonts w:ascii="Consolas" w:eastAsia="Times New Roman" w:hAnsi="Consolas" w:cs="Times New Roman"/>
          <w:color w:val="4472C4" w:themeColor="accent1"/>
          <w:sz w:val="21"/>
          <w:szCs w:val="21"/>
        </w:rPr>
      </w:pPr>
    </w:p>
    <w:p w14:paraId="2849FAA1" w14:textId="64CA30EA" w:rsidR="0090038D" w:rsidRDefault="0090038D" w:rsidP="0090038D">
      <w:pPr>
        <w:spacing w:after="0" w:line="285" w:lineRule="atLeast"/>
        <w:rPr>
          <w:rFonts w:ascii="Consolas" w:eastAsia="Times New Roman" w:hAnsi="Consolas" w:cs="Times New Roman"/>
          <w:color w:val="4472C4" w:themeColor="accent1"/>
          <w:sz w:val="21"/>
          <w:szCs w:val="21"/>
        </w:rPr>
      </w:pPr>
    </w:p>
    <w:p w14:paraId="3BC360B1" w14:textId="36CC3535" w:rsidR="0090038D" w:rsidRDefault="0090038D" w:rsidP="0090038D">
      <w:pPr>
        <w:spacing w:after="0" w:line="285" w:lineRule="atLeast"/>
        <w:rPr>
          <w:rFonts w:ascii="Consolas" w:eastAsia="Times New Roman" w:hAnsi="Consolas" w:cs="Times New Roman"/>
          <w:color w:val="4472C4" w:themeColor="accent1"/>
          <w:sz w:val="21"/>
          <w:szCs w:val="21"/>
        </w:rPr>
      </w:pPr>
    </w:p>
    <w:p w14:paraId="53220EDD" w14:textId="1C9BB37D" w:rsidR="0090038D" w:rsidRDefault="0090038D" w:rsidP="0090038D">
      <w:pPr>
        <w:spacing w:after="0" w:line="285" w:lineRule="atLeast"/>
        <w:rPr>
          <w:rFonts w:ascii="Consolas" w:eastAsia="Times New Roman" w:hAnsi="Consolas" w:cs="Times New Roman"/>
          <w:color w:val="4472C4" w:themeColor="accent1"/>
          <w:sz w:val="21"/>
          <w:szCs w:val="21"/>
        </w:rPr>
      </w:pPr>
    </w:p>
    <w:p w14:paraId="1C4185B3" w14:textId="205731A2" w:rsidR="0090038D" w:rsidRDefault="0090038D" w:rsidP="0090038D">
      <w:pPr>
        <w:spacing w:after="0" w:line="285" w:lineRule="atLeast"/>
        <w:rPr>
          <w:rFonts w:ascii="Consolas" w:eastAsia="Times New Roman" w:hAnsi="Consolas" w:cs="Times New Roman"/>
          <w:color w:val="4472C4" w:themeColor="accent1"/>
          <w:sz w:val="21"/>
          <w:szCs w:val="21"/>
        </w:rPr>
      </w:pPr>
    </w:p>
    <w:p w14:paraId="4C17CE5F" w14:textId="77777777" w:rsidR="0090038D" w:rsidRPr="0090038D" w:rsidRDefault="0090038D" w:rsidP="0090038D">
      <w:pPr>
        <w:spacing w:after="0" w:line="285" w:lineRule="atLeast"/>
        <w:rPr>
          <w:rFonts w:ascii="Consolas" w:eastAsia="Times New Roman" w:hAnsi="Consolas" w:cs="Times New Roman"/>
          <w:color w:val="4472C4" w:themeColor="accent1"/>
          <w:sz w:val="21"/>
          <w:szCs w:val="21"/>
        </w:rPr>
      </w:pPr>
    </w:p>
    <w:p w14:paraId="059F5CC8" w14:textId="454749AA" w:rsidR="003B36E1" w:rsidRDefault="003B36E1" w:rsidP="00F30C23">
      <w:pPr>
        <w:pStyle w:val="NoSpacing"/>
      </w:pPr>
      <w:r w:rsidRPr="009928ED">
        <w:rPr>
          <w:b/>
          <w:sz w:val="48"/>
          <w:szCs w:val="48"/>
        </w:rPr>
        <w:lastRenderedPageBreak/>
        <w:t>Limitations</w:t>
      </w:r>
    </w:p>
    <w:p w14:paraId="5ED7FF2D" w14:textId="452A8C9F" w:rsidR="000A6DE7" w:rsidRDefault="000A6DE7" w:rsidP="00035AFF">
      <w:pPr>
        <w:pStyle w:val="NoSpacing"/>
        <w:rPr>
          <w:b/>
          <w:u w:val="single"/>
        </w:rPr>
      </w:pPr>
      <w:r>
        <w:rPr>
          <w:b/>
          <w:u w:val="single"/>
        </w:rPr>
        <w:t>1.</w:t>
      </w:r>
    </w:p>
    <w:p w14:paraId="0C618449" w14:textId="29B41C72" w:rsidR="000A6DE7" w:rsidRPr="000A6DE7" w:rsidRDefault="000A6DE7" w:rsidP="00035AFF">
      <w:pPr>
        <w:pStyle w:val="NoSpacing"/>
      </w:pPr>
      <w:r>
        <w:t>SET event names are not uniform</w:t>
      </w:r>
    </w:p>
    <w:p w14:paraId="01716665" w14:textId="77777777" w:rsidR="000A6DE7" w:rsidRDefault="000A6DE7" w:rsidP="00035AFF">
      <w:pPr>
        <w:pStyle w:val="NoSpacing"/>
        <w:rPr>
          <w:b/>
          <w:u w:val="single"/>
        </w:rPr>
      </w:pPr>
    </w:p>
    <w:p w14:paraId="4DB71FED" w14:textId="2E10DB8F" w:rsidR="003B36E1" w:rsidRPr="006D2206" w:rsidRDefault="000A6DE7" w:rsidP="00035AFF">
      <w:pPr>
        <w:pStyle w:val="NoSpacing"/>
        <w:rPr>
          <w:b/>
          <w:u w:val="single"/>
        </w:rPr>
      </w:pPr>
      <w:r>
        <w:rPr>
          <w:b/>
          <w:u w:val="single"/>
        </w:rPr>
        <w:t>2</w:t>
      </w:r>
      <w:r w:rsidR="00035AFF" w:rsidRPr="006D2206">
        <w:rPr>
          <w:b/>
          <w:u w:val="single"/>
        </w:rPr>
        <w:t>.</w:t>
      </w:r>
      <w:r w:rsidR="003B36E1" w:rsidRPr="006D2206">
        <w:rPr>
          <w:b/>
          <w:noProof/>
          <w:u w:val="single"/>
        </w:rPr>
        <w:drawing>
          <wp:inline distT="0" distB="0" distL="0" distR="0" wp14:anchorId="725E0069" wp14:editId="1B42B9F4">
            <wp:extent cx="5943600" cy="17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9633" cy="180074"/>
                    </a:xfrm>
                    <a:prstGeom prst="rect">
                      <a:avLst/>
                    </a:prstGeom>
                  </pic:spPr>
                </pic:pic>
              </a:graphicData>
            </a:graphic>
          </wp:inline>
        </w:drawing>
      </w:r>
    </w:p>
    <w:p w14:paraId="01F47045" w14:textId="39A408FD" w:rsidR="00750D4C" w:rsidRDefault="003B36E1" w:rsidP="00F30C23">
      <w:pPr>
        <w:pStyle w:val="NoSpacing"/>
      </w:pPr>
      <w:r>
        <w:t>Events like this don’t have a parameter name in the name, logic to link parameter name to actual hex value wouldn’t work.</w:t>
      </w:r>
    </w:p>
    <w:p w14:paraId="38A1D95A" w14:textId="77777777" w:rsidR="00035AFF" w:rsidRDefault="00035AFF" w:rsidP="00035AFF">
      <w:pPr>
        <w:pStyle w:val="NoSpacing"/>
      </w:pPr>
    </w:p>
    <w:p w14:paraId="341C2ED5" w14:textId="5222C2B1" w:rsidR="00035AFF" w:rsidRPr="006D2206" w:rsidRDefault="000A6DE7" w:rsidP="00035AFF">
      <w:pPr>
        <w:pStyle w:val="NoSpacing"/>
        <w:rPr>
          <w:b/>
          <w:u w:val="single"/>
        </w:rPr>
      </w:pPr>
      <w:r>
        <w:rPr>
          <w:b/>
          <w:u w:val="single"/>
        </w:rPr>
        <w:t>3</w:t>
      </w:r>
      <w:r w:rsidR="00035AFF" w:rsidRPr="006D2206">
        <w:rPr>
          <w:b/>
          <w:u w:val="single"/>
        </w:rPr>
        <w:t>.</w:t>
      </w:r>
    </w:p>
    <w:p w14:paraId="05799240" w14:textId="4862156E" w:rsidR="00BD4DC3" w:rsidRDefault="003B36E1" w:rsidP="00035AFF">
      <w:pPr>
        <w:pStyle w:val="NoSpacing"/>
      </w:pPr>
      <w:r>
        <w:t xml:space="preserve">Even though at the end of the csv file has the </w:t>
      </w:r>
      <w:r w:rsidR="00651303">
        <w:t xml:space="preserve">20 (or however many worst cases you want) the csv contains a lot more than 20 SET event traces, this is due to in the END logic of the EXECUTE method, we write to the csv file whenever the time delta beats the CURRENT worst 20 times. </w:t>
      </w:r>
    </w:p>
    <w:p w14:paraId="35A00173" w14:textId="77777777" w:rsidR="00BD4DC3" w:rsidRDefault="00BD4DC3" w:rsidP="00035AFF">
      <w:pPr>
        <w:pStyle w:val="NoSpacing"/>
      </w:pPr>
    </w:p>
    <w:p w14:paraId="2EC0DC7D" w14:textId="4B8AFCA2" w:rsidR="006C4B69" w:rsidRDefault="006C4B69" w:rsidP="00BD4DC3">
      <w:pPr>
        <w:pStyle w:val="NoSpacing"/>
      </w:pPr>
    </w:p>
    <w:p w14:paraId="52E98C63" w14:textId="77777777" w:rsidR="009F317B" w:rsidRPr="009F317B" w:rsidRDefault="009F317B" w:rsidP="00BD4DC3">
      <w:pPr>
        <w:pStyle w:val="NoSpacing"/>
      </w:pPr>
    </w:p>
    <w:p w14:paraId="5B7EE28B" w14:textId="700C9BC6" w:rsidR="00BD4DC3" w:rsidRPr="009928ED" w:rsidRDefault="00BD4DC3" w:rsidP="00BD4DC3">
      <w:pPr>
        <w:pStyle w:val="NoSpacing"/>
        <w:rPr>
          <w:b/>
          <w:sz w:val="48"/>
          <w:szCs w:val="48"/>
        </w:rPr>
      </w:pPr>
      <w:r>
        <w:rPr>
          <w:b/>
          <w:sz w:val="48"/>
          <w:szCs w:val="48"/>
        </w:rPr>
        <w:t>Requirements</w:t>
      </w:r>
    </w:p>
    <w:p w14:paraId="2DC5D380" w14:textId="77777777" w:rsidR="00BD4DC3" w:rsidRDefault="00BD4DC3" w:rsidP="00EA301A">
      <w:pPr>
        <w:pStyle w:val="NoSpacing"/>
      </w:pPr>
      <w:r>
        <w:t>xPlorer version: Standalone 2.9.5_b43</w:t>
      </w:r>
    </w:p>
    <w:p w14:paraId="194FA9A6" w14:textId="77777777" w:rsidR="00BD4DC3" w:rsidRDefault="00A06D56" w:rsidP="00EA301A">
      <w:pPr>
        <w:pStyle w:val="NoSpacing"/>
        <w:ind w:firstLine="720"/>
      </w:pPr>
      <w:hyperlink r:id="rId21" w:history="1">
        <w:r w:rsidR="00BD4DC3">
          <w:rPr>
            <w:rStyle w:val="Hyperlink"/>
          </w:rPr>
          <w:t>https://artifactory.wdc.com/artifactory/xplorer-tool-global/integration/bronze/2.9.5_b43/</w:t>
        </w:r>
      </w:hyperlink>
    </w:p>
    <w:p w14:paraId="5A8A871E" w14:textId="77777777" w:rsidR="00EA301A" w:rsidRDefault="00BD4DC3" w:rsidP="00EA301A">
      <w:pPr>
        <w:pStyle w:val="NoSpacing"/>
        <w:ind w:firstLine="720"/>
      </w:pPr>
      <w:r>
        <w:t xml:space="preserve">File Directories needed: </w:t>
      </w:r>
    </w:p>
    <w:p w14:paraId="51DA037E" w14:textId="2457E21F" w:rsidR="00BD4DC3" w:rsidRDefault="00BD4DC3" w:rsidP="00EA301A">
      <w:pPr>
        <w:pStyle w:val="NoSpacing"/>
        <w:ind w:left="720" w:firstLine="720"/>
      </w:pPr>
      <w:r>
        <w:t>RWR files</w:t>
      </w:r>
    </w:p>
    <w:p w14:paraId="33C4D0E4" w14:textId="77777777" w:rsidR="00BD4DC3" w:rsidRDefault="00BD4DC3" w:rsidP="00EA301A">
      <w:pPr>
        <w:pStyle w:val="NoSpacing"/>
        <w:ind w:left="720" w:firstLine="720"/>
      </w:pPr>
      <w:r>
        <w:t xml:space="preserve">Plugins </w:t>
      </w:r>
    </w:p>
    <w:p w14:paraId="208E85AF" w14:textId="5265CEB3" w:rsidR="00BD4DC3" w:rsidRDefault="00BD4DC3" w:rsidP="00EA301A">
      <w:pPr>
        <w:pStyle w:val="NoSpacing"/>
        <w:ind w:left="720" w:firstLine="720"/>
      </w:pPr>
      <w:r>
        <w:t xml:space="preserve">xTools/app/decoder (also where </w:t>
      </w:r>
      <w:r w:rsidR="00D55C59">
        <w:t>output</w:t>
      </w:r>
      <w:r>
        <w:t xml:space="preserve"> csv will go)</w:t>
      </w:r>
    </w:p>
    <w:p w14:paraId="16AB4FA9" w14:textId="77777777" w:rsidR="00BD4DC3" w:rsidRDefault="00BD4DC3" w:rsidP="00BD4DC3">
      <w:pPr>
        <w:pStyle w:val="NoSpacing"/>
      </w:pPr>
    </w:p>
    <w:p w14:paraId="451BCC01" w14:textId="77777777" w:rsidR="00BD4DC3" w:rsidRDefault="00BD4DC3" w:rsidP="00EA301A">
      <w:pPr>
        <w:pStyle w:val="NoSpacing"/>
        <w:ind w:left="720"/>
      </w:pPr>
      <w:r>
        <w:t>Informer board</w:t>
      </w:r>
    </w:p>
    <w:p w14:paraId="566E1263" w14:textId="77777777" w:rsidR="00BD4DC3" w:rsidRPr="00695D90" w:rsidRDefault="00BD4DC3" w:rsidP="00EA301A">
      <w:pPr>
        <w:pStyle w:val="NoSpacing"/>
        <w:ind w:left="720"/>
      </w:pPr>
      <w:r>
        <w:t>An</w:t>
      </w:r>
      <w:r w:rsidRPr="00695D90">
        <w:t>y drive with ATB/SET events enabled</w:t>
      </w:r>
    </w:p>
    <w:p w14:paraId="57C43981" w14:textId="77777777" w:rsidR="00BD4DC3" w:rsidRDefault="00BD4DC3" w:rsidP="00EA301A">
      <w:pPr>
        <w:pStyle w:val="NoSpacing"/>
        <w:ind w:left="720"/>
      </w:pPr>
      <w:r>
        <w:t>Any host test system</w:t>
      </w:r>
    </w:p>
    <w:p w14:paraId="1DDEE607" w14:textId="09653912" w:rsidR="00BD4DC3" w:rsidRDefault="00BD4DC3" w:rsidP="00EA301A">
      <w:pPr>
        <w:pStyle w:val="NoSpacing"/>
        <w:ind w:left="720"/>
      </w:pPr>
      <w:r>
        <w:t xml:space="preserve">Any test script environment: diskspd, FVT, iometer, etc. </w:t>
      </w:r>
    </w:p>
    <w:p w14:paraId="52EC36D6" w14:textId="2180E626" w:rsidR="001C263F" w:rsidRDefault="001C263F" w:rsidP="00EA301A">
      <w:pPr>
        <w:pStyle w:val="NoSpacing"/>
        <w:ind w:left="720"/>
      </w:pPr>
      <w:r>
        <w:t>Plugin downloaded</w:t>
      </w:r>
    </w:p>
    <w:p w14:paraId="6909F2E7" w14:textId="78165006" w:rsidR="001C263F" w:rsidRDefault="001C263F" w:rsidP="00EA301A">
      <w:pPr>
        <w:pStyle w:val="NoSpacing"/>
        <w:ind w:left="720"/>
      </w:pPr>
      <w:r>
        <w:t>Configuration .txt file configured</w:t>
      </w:r>
    </w:p>
    <w:p w14:paraId="0B2B5E0F" w14:textId="77777777" w:rsidR="00BD4DC3" w:rsidRPr="00695D90" w:rsidRDefault="00BD4DC3" w:rsidP="00BD4DC3">
      <w:pPr>
        <w:pStyle w:val="NoSpacing"/>
        <w:ind w:left="360"/>
      </w:pPr>
    </w:p>
    <w:p w14:paraId="1A508DB3" w14:textId="7B25E4ED" w:rsidR="00EA301A" w:rsidRDefault="00BD4DC3" w:rsidP="00EA301A">
      <w:pPr>
        <w:pStyle w:val="NoSpacing"/>
      </w:pPr>
      <w:r w:rsidRPr="0022583E">
        <w:rPr>
          <w:u w:val="single"/>
        </w:rPr>
        <w:t>Time Complexity</w:t>
      </w:r>
      <w:r>
        <w:t xml:space="preserve">: </w:t>
      </w:r>
    </w:p>
    <w:p w14:paraId="4DF87FB9" w14:textId="77068597" w:rsidR="00923480" w:rsidRPr="00923480" w:rsidRDefault="00923480" w:rsidP="00EA301A">
      <w:pPr>
        <w:pStyle w:val="NoSpacing"/>
      </w:pPr>
      <w:r>
        <w:rPr>
          <w:i/>
        </w:rPr>
        <w:t>Based on RWR files</w:t>
      </w:r>
      <w:r w:rsidR="00735478">
        <w:rPr>
          <w:i/>
        </w:rPr>
        <w:t xml:space="preserve"> being</w:t>
      </w:r>
      <w:r>
        <w:rPr>
          <w:i/>
        </w:rPr>
        <w:t xml:space="preserve"> generated already</w:t>
      </w:r>
    </w:p>
    <w:p w14:paraId="4D863FA7" w14:textId="17BBB5A0" w:rsidR="00EA301A" w:rsidRDefault="00EA301A" w:rsidP="00EA301A">
      <w:pPr>
        <w:pStyle w:val="NoSpacing"/>
      </w:pPr>
      <w:r>
        <w:t xml:space="preserve">Time is dependent on </w:t>
      </w:r>
      <w:r w:rsidR="00923480">
        <w:rPr>
          <w:b/>
        </w:rPr>
        <w:t>3</w:t>
      </w:r>
      <w:r w:rsidRPr="00EA301A">
        <w:rPr>
          <w:b/>
        </w:rPr>
        <w:t xml:space="preserve"> factors</w:t>
      </w:r>
      <w:r>
        <w:t xml:space="preserve">: </w:t>
      </w:r>
    </w:p>
    <w:p w14:paraId="2277EB90" w14:textId="35ECB1ED" w:rsidR="00923480" w:rsidRPr="00923480" w:rsidRDefault="00EA301A" w:rsidP="00EA301A">
      <w:pPr>
        <w:pStyle w:val="NoSpacing"/>
        <w:rPr>
          <w:b/>
        </w:rPr>
      </w:pPr>
      <w:r>
        <w:tab/>
      </w:r>
      <w:r w:rsidR="00923480">
        <w:t xml:space="preserve">First, the time it takes to </w:t>
      </w:r>
      <w:r w:rsidR="00923480" w:rsidRPr="00923480">
        <w:rPr>
          <w:b/>
        </w:rPr>
        <w:t>complete the Test</w:t>
      </w:r>
    </w:p>
    <w:p w14:paraId="4A187A02" w14:textId="3828B6A6" w:rsidR="00923480" w:rsidRDefault="00923480" w:rsidP="00EA301A">
      <w:pPr>
        <w:pStyle w:val="NoSpacing"/>
      </w:pPr>
      <w:r>
        <w:tab/>
      </w:r>
      <w:r>
        <w:tab/>
        <w:t>The test is what collects the RWR files into a directory</w:t>
      </w:r>
    </w:p>
    <w:p w14:paraId="3244C2C2" w14:textId="768165B5" w:rsidR="00EA301A" w:rsidRDefault="00923480" w:rsidP="00923480">
      <w:pPr>
        <w:pStyle w:val="NoSpacing"/>
        <w:ind w:firstLine="720"/>
      </w:pPr>
      <w:r>
        <w:t>Second</w:t>
      </w:r>
      <w:r w:rsidR="00EA301A">
        <w:t xml:space="preserve">, the </w:t>
      </w:r>
      <w:r w:rsidR="00EA301A" w:rsidRPr="00EA301A">
        <w:rPr>
          <w:b/>
        </w:rPr>
        <w:t>number of operations</w:t>
      </w:r>
      <w:r w:rsidR="00EA301A">
        <w:t xml:space="preserve"> in the execute() method of the Java Plugin </w:t>
      </w:r>
    </w:p>
    <w:p w14:paraId="12F06532" w14:textId="77777777" w:rsidR="00EA301A" w:rsidRDefault="00EA301A" w:rsidP="00EA301A">
      <w:pPr>
        <w:pStyle w:val="NoSpacing"/>
        <w:ind w:left="1440"/>
      </w:pPr>
      <w:r>
        <w:t>This is determined by how complex the method is manipulating and accessing the data in the SET event</w:t>
      </w:r>
    </w:p>
    <w:p w14:paraId="2B66E50A" w14:textId="5C005842" w:rsidR="00EA301A" w:rsidRPr="00EA301A" w:rsidRDefault="00EA301A" w:rsidP="00EA301A">
      <w:pPr>
        <w:pStyle w:val="NoSpacing"/>
        <w:rPr>
          <w:b/>
        </w:rPr>
      </w:pPr>
      <w:r>
        <w:tab/>
      </w:r>
      <w:r w:rsidR="00923480">
        <w:t>Third</w:t>
      </w:r>
      <w:r>
        <w:t xml:space="preserve">, the </w:t>
      </w:r>
      <w:r w:rsidRPr="00EA301A">
        <w:rPr>
          <w:b/>
        </w:rPr>
        <w:t>size of the data structure</w:t>
      </w:r>
    </w:p>
    <w:p w14:paraId="0615F79C" w14:textId="51C34A50" w:rsidR="00BD4DC3" w:rsidRDefault="00EA301A" w:rsidP="007E3373">
      <w:pPr>
        <w:pStyle w:val="NoSpacing"/>
        <w:ind w:left="1440"/>
      </w:pPr>
      <w:r>
        <w:t xml:space="preserve">No data structure </w:t>
      </w:r>
      <w:r w:rsidR="00923480">
        <w:t>should have</w:t>
      </w:r>
      <w:r>
        <w:t xml:space="preserve"> longer than O(log(n)) access time, and because the </w:t>
      </w:r>
      <w:r w:rsidR="004A7E88">
        <w:t xml:space="preserve">thousands of </w:t>
      </w:r>
      <w:r>
        <w:t xml:space="preserve">SET events </w:t>
      </w:r>
      <w:r w:rsidR="004A7E88">
        <w:t xml:space="preserve">are read in seconds, data structures can grow very larger very </w:t>
      </w:r>
      <w:r w:rsidR="00E66724">
        <w:t>quick,</w:t>
      </w:r>
      <w:r w:rsidR="004A7E88">
        <w:t xml:space="preserve"> so we need to dump as SET events complete to prevent longer access/look up times. </w:t>
      </w:r>
      <w:r>
        <w:t xml:space="preserve"> </w:t>
      </w:r>
    </w:p>
    <w:sectPr w:rsidR="00BD4DC3">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39083" w14:textId="77777777" w:rsidR="00A06D56" w:rsidRDefault="00A06D56" w:rsidP="005046B3">
      <w:pPr>
        <w:spacing w:after="0" w:line="240" w:lineRule="auto"/>
      </w:pPr>
      <w:r>
        <w:separator/>
      </w:r>
    </w:p>
  </w:endnote>
  <w:endnote w:type="continuationSeparator" w:id="0">
    <w:p w14:paraId="2D1469EB" w14:textId="77777777" w:rsidR="00A06D56" w:rsidRDefault="00A06D56" w:rsidP="00504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F39C5" w14:textId="4E62D629" w:rsidR="00DC09F6" w:rsidRPr="00E723B5" w:rsidRDefault="00DC09F6" w:rsidP="00563FD9">
    <w:pPr>
      <w:tabs>
        <w:tab w:val="left" w:pos="4860"/>
        <w:tab w:val="right" w:pos="9000"/>
      </w:tabs>
      <w:ind w:right="720"/>
      <w:rPr>
        <w:rFonts w:cs="Arial"/>
        <w:szCs w:val="18"/>
      </w:rPr>
    </w:pPr>
    <w:r>
      <w:t>SanDisk Proprietary and Confidential</w:t>
    </w:r>
    <w:r>
      <w:tab/>
    </w:r>
    <w:r w:rsidRPr="00EF47B5">
      <w:tab/>
      <w:t xml:space="preserve"> </w:t>
    </w:r>
    <w:r>
      <w:rPr>
        <w:rStyle w:val="PageNumber"/>
        <w:rFonts w:cs="Arial"/>
        <w:szCs w:val="18"/>
      </w:rPr>
      <w:fldChar w:fldCharType="begin"/>
    </w:r>
    <w:r>
      <w:rPr>
        <w:rStyle w:val="PageNumber"/>
        <w:rFonts w:cs="Arial"/>
        <w:szCs w:val="18"/>
      </w:rPr>
      <w:instrText xml:space="preserve"> PAGE  \* Arabic </w:instrText>
    </w:r>
    <w:r>
      <w:rPr>
        <w:rStyle w:val="PageNumber"/>
        <w:rFonts w:cs="Arial"/>
        <w:szCs w:val="18"/>
      </w:rPr>
      <w:fldChar w:fldCharType="separate"/>
    </w:r>
    <w:r>
      <w:rPr>
        <w:rStyle w:val="PageNumber"/>
        <w:rFonts w:cs="Arial"/>
        <w:noProof/>
        <w:szCs w:val="18"/>
      </w:rPr>
      <w:t>20</w:t>
    </w:r>
    <w:r>
      <w:rPr>
        <w:rStyle w:val="PageNumber"/>
        <w:rFonts w:cs="Arial"/>
        <w:szCs w:val="18"/>
      </w:rPr>
      <w:fldChar w:fldCharType="end"/>
    </w:r>
    <w:r w:rsidRPr="00EF47B5">
      <w:rPr>
        <w:rStyle w:val="PageNumber"/>
        <w:rFonts w:cs="Arial"/>
        <w:szCs w:val="18"/>
      </w:rPr>
      <w:t xml:space="preserve"> of </w:t>
    </w:r>
    <w:r w:rsidRPr="00EF47B5">
      <w:rPr>
        <w:rStyle w:val="PageNumber"/>
        <w:rFonts w:cs="Arial"/>
        <w:szCs w:val="18"/>
      </w:rPr>
      <w:fldChar w:fldCharType="begin"/>
    </w:r>
    <w:r w:rsidRPr="00EF47B5">
      <w:rPr>
        <w:rStyle w:val="PageNumber"/>
        <w:rFonts w:cs="Arial"/>
        <w:szCs w:val="18"/>
      </w:rPr>
      <w:instrText xml:space="preserve"> NUMPAGES </w:instrText>
    </w:r>
    <w:r w:rsidRPr="00EF47B5">
      <w:rPr>
        <w:rStyle w:val="PageNumber"/>
        <w:rFonts w:cs="Arial"/>
        <w:szCs w:val="18"/>
      </w:rPr>
      <w:fldChar w:fldCharType="separate"/>
    </w:r>
    <w:r>
      <w:rPr>
        <w:rStyle w:val="PageNumber"/>
        <w:rFonts w:cs="Arial"/>
        <w:noProof/>
        <w:szCs w:val="18"/>
      </w:rPr>
      <w:t>20</w:t>
    </w:r>
    <w:r w:rsidRPr="00EF47B5">
      <w:rPr>
        <w:rStyle w:val="PageNumber"/>
        <w:rFonts w:cs="Arial"/>
        <w:szCs w:val="18"/>
      </w:rPr>
      <w:fldChar w:fldCharType="end"/>
    </w:r>
  </w:p>
  <w:p w14:paraId="48D810E2" w14:textId="77777777" w:rsidR="00DC09F6" w:rsidRDefault="00DC09F6">
    <w:pPr>
      <w:pStyle w:val="Footer"/>
    </w:pPr>
  </w:p>
  <w:p w14:paraId="240C9189" w14:textId="77777777" w:rsidR="00DC09F6" w:rsidRDefault="00DC09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89D98" w14:textId="77777777" w:rsidR="00A06D56" w:rsidRDefault="00A06D56" w:rsidP="005046B3">
      <w:pPr>
        <w:spacing w:after="0" w:line="240" w:lineRule="auto"/>
      </w:pPr>
      <w:r>
        <w:separator/>
      </w:r>
    </w:p>
  </w:footnote>
  <w:footnote w:type="continuationSeparator" w:id="0">
    <w:p w14:paraId="77F84C65" w14:textId="77777777" w:rsidR="00A06D56" w:rsidRDefault="00A06D56" w:rsidP="005046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49122" w14:textId="4062A2E9" w:rsidR="00DC09F6" w:rsidRPr="005046B3" w:rsidRDefault="00DC09F6" w:rsidP="005046B3">
    <w:pPr>
      <w:tabs>
        <w:tab w:val="left" w:pos="180"/>
        <w:tab w:val="right" w:pos="9180"/>
      </w:tabs>
      <w:jc w:val="center"/>
      <w:rPr>
        <w:sz w:val="16"/>
        <w:szCs w:val="16"/>
      </w:rPr>
    </w:pPr>
    <w:r>
      <w:rPr>
        <w:noProof/>
      </w:rPr>
      <mc:AlternateContent>
        <mc:Choice Requires="wps">
          <w:drawing>
            <wp:anchor distT="0" distB="0" distL="114300" distR="114300" simplePos="0" relativeHeight="251660288" behindDoc="0" locked="0" layoutInCell="1" allowOverlap="1" wp14:anchorId="526B4543" wp14:editId="784CF0AE">
              <wp:simplePos x="0" y="0"/>
              <wp:positionH relativeFrom="column">
                <wp:posOffset>2171700</wp:posOffset>
              </wp:positionH>
              <wp:positionV relativeFrom="paragraph">
                <wp:posOffset>0</wp:posOffset>
              </wp:positionV>
              <wp:extent cx="3811270" cy="289560"/>
              <wp:effectExtent l="0" t="0" r="17780" b="152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1270" cy="289560"/>
                      </a:xfrm>
                      <a:prstGeom prst="rect">
                        <a:avLst/>
                      </a:prstGeom>
                      <a:solidFill>
                        <a:srgbClr val="FFFFFF"/>
                      </a:solidFill>
                      <a:ln w="15875">
                        <a:solidFill>
                          <a:sysClr val="window" lastClr="FFFFFF">
                            <a:lumMod val="100000"/>
                            <a:lumOff val="0"/>
                          </a:sysClr>
                        </a:solidFill>
                        <a:miter lim="800000"/>
                        <a:headEnd/>
                        <a:tailEnd/>
                      </a:ln>
                    </wps:spPr>
                    <wps:txbx>
                      <w:txbxContent>
                        <w:p w14:paraId="5FC73A5E" w14:textId="77777777" w:rsidR="00DC09F6" w:rsidRDefault="00DC09F6" w:rsidP="005046B3">
                          <w:pPr>
                            <w:spacing w:after="0"/>
                            <w:jc w:val="right"/>
                            <w:rPr>
                              <w:b/>
                            </w:rPr>
                          </w:pPr>
                          <w:r>
                            <w:rPr>
                              <w:b/>
                            </w:rPr>
                            <w:t>xPlorer RWR Java Plugin: Configuration file</w:t>
                          </w:r>
                        </w:p>
                        <w:p w14:paraId="79171863" w14:textId="77777777" w:rsidR="00DC09F6" w:rsidRPr="005A20A2" w:rsidRDefault="00DC09F6" w:rsidP="005046B3">
                          <w:pPr>
                            <w:spacing w:after="0"/>
                            <w:jc w:val="right"/>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26B4543" id="_x0000_t202" coordsize="21600,21600" o:spt="202" path="m,l,21600r21600,l21600,xe">
              <v:stroke joinstyle="miter"/>
              <v:path gradientshapeok="t" o:connecttype="rect"/>
            </v:shapetype>
            <v:shape id="Text Box 2" o:spid="_x0000_s1026" type="#_x0000_t202" style="position:absolute;left:0;text-align:left;margin-left:171pt;margin-top:0;width:300.1pt;height:2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" strokecolor="white" strokeweight="1.25pt">
              <v:textbox>
                <w:txbxContent>
                  <w:p w14:paraId="5FC73A5E" w14:textId="77777777" w:rsidR="00DC09F6" w:rsidRDefault="00DC09F6" w:rsidP="005046B3">
                    <w:pPr>
                      <w:spacing w:after="0"/>
                      <w:jc w:val="right"/>
                      <w:rPr>
                        <w:b/>
                      </w:rPr>
                    </w:pPr>
                    <w:r>
                      <w:rPr>
                        <w:b/>
                      </w:rPr>
                      <w:t>xPlorer RWR Java Plugin: Configuration file</w:t>
                    </w:r>
                  </w:p>
                  <w:p w14:paraId="79171863" w14:textId="77777777" w:rsidR="00DC09F6" w:rsidRPr="005A20A2" w:rsidRDefault="00DC09F6" w:rsidP="005046B3">
                    <w:pPr>
                      <w:spacing w:after="0"/>
                      <w:jc w:val="right"/>
                      <w:rPr>
                        <w:b/>
                      </w:rPr>
                    </w:pPr>
                  </w:p>
                </w:txbxContent>
              </v:textbox>
            </v:shape>
          </w:pict>
        </mc:Fallback>
      </mc:AlternateContent>
    </w:r>
    <w:r>
      <w:rPr>
        <w:noProof/>
      </w:rPr>
      <mc:AlternateContent>
        <mc:Choice Requires="wps">
          <w:drawing>
            <wp:anchor distT="4294967295" distB="4294967295" distL="114300" distR="114300" simplePos="0" relativeHeight="251659264" behindDoc="0" locked="0" layoutInCell="1" allowOverlap="1" wp14:anchorId="3ABA3F25" wp14:editId="161532B4">
              <wp:simplePos x="0" y="0"/>
              <wp:positionH relativeFrom="column">
                <wp:posOffset>19050</wp:posOffset>
              </wp:positionH>
              <wp:positionV relativeFrom="paragraph">
                <wp:posOffset>333374</wp:posOffset>
              </wp:positionV>
              <wp:extent cx="5857875" cy="0"/>
              <wp:effectExtent l="0" t="0" r="34925" b="2540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65E5E3" id="_x0000_t32" coordsize="21600,21600" o:spt="32" o:oned="t" path="m,l21600,21600e" filled="f">
              <v:path arrowok="t" fillok="f" o:connecttype="none"/>
              <o:lock v:ext="edit" shapetype="t"/>
            </v:shapetype>
            <v:shape id="AutoShape 1" o:spid="_x0000_s1026" type="#_x0000_t32" style="position:absolute;margin-left:1.5pt;margin-top:26.25pt;width:4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"/>
          </w:pict>
        </mc:Fallback>
      </mc:AlternateContent>
    </w:r>
    <w:r>
      <w:rPr>
        <w:noProof/>
      </w:rPr>
      <w:drawing>
        <wp:inline distT="0" distB="0" distL="0" distR="0" wp14:anchorId="4646E913" wp14:editId="296854E5">
          <wp:extent cx="1109345" cy="220345"/>
          <wp:effectExtent l="0" t="0" r="8255" b="8255"/>
          <wp:docPr id="6" name="Picture 1" descr="Description: sdsk_logo_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dsk_logo_r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9345" cy="220345"/>
                  </a:xfrm>
                  <a:prstGeom prst="rect">
                    <a:avLst/>
                  </a:prstGeom>
                  <a:noFill/>
                  <a:ln>
                    <a:noFill/>
                  </a:ln>
                </pic:spPr>
              </pic:pic>
            </a:graphicData>
          </a:graphic>
        </wp:inline>
      </w:drawing>
    </w:r>
    <w:r>
      <w:t xml:space="preserve"> </w:t>
    </w:r>
    <w:r>
      <w:rPr>
        <w:sz w:val="16"/>
        <w:szCs w:val="16"/>
      </w:rPr>
      <w:t>CSS FW Engineering</w:t>
    </w:r>
    <w:r>
      <w:tab/>
    </w:r>
    <w:r>
      <w:fldChar w:fldCharType="begin"/>
    </w:r>
    <w:r>
      <w:instrText xml:space="preserve"> STYLEREF  DocRevision  \* MERGEFORMAT </w:instrText>
    </w:r>
    <w:r>
      <w:rPr>
        <w:b/>
        <w:noProof/>
      </w:rPr>
      <w:fldChar w:fldCharType="end"/>
    </w:r>
  </w:p>
  <w:p w14:paraId="1750821F" w14:textId="77777777" w:rsidR="00DC09F6" w:rsidRDefault="00DC09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0F79"/>
    <w:multiLevelType w:val="hybridMultilevel"/>
    <w:tmpl w:val="8B141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07ED2"/>
    <w:multiLevelType w:val="hybridMultilevel"/>
    <w:tmpl w:val="34307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6447A32">
      <w:start w:val="1"/>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93D6E"/>
    <w:multiLevelType w:val="hybridMultilevel"/>
    <w:tmpl w:val="B13C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87B85"/>
    <w:multiLevelType w:val="hybridMultilevel"/>
    <w:tmpl w:val="C75A5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A3497"/>
    <w:multiLevelType w:val="hybridMultilevel"/>
    <w:tmpl w:val="A080EA5E"/>
    <w:lvl w:ilvl="0" w:tplc="4520657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EB49CD"/>
    <w:multiLevelType w:val="hybridMultilevel"/>
    <w:tmpl w:val="A2DAF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A487E"/>
    <w:multiLevelType w:val="hybridMultilevel"/>
    <w:tmpl w:val="8FFC5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A17CC"/>
    <w:multiLevelType w:val="hybridMultilevel"/>
    <w:tmpl w:val="3BDA64AC"/>
    <w:lvl w:ilvl="0" w:tplc="831A2238">
      <w:start w:val="1"/>
      <w:numFmt w:val="bullet"/>
      <w:lvlText w:val="•"/>
      <w:lvlJc w:val="left"/>
      <w:pPr>
        <w:tabs>
          <w:tab w:val="num" w:pos="720"/>
        </w:tabs>
        <w:ind w:left="720" w:hanging="360"/>
      </w:pPr>
      <w:rPr>
        <w:rFonts w:ascii="Arial" w:hAnsi="Arial" w:hint="default"/>
      </w:rPr>
    </w:lvl>
    <w:lvl w:ilvl="1" w:tplc="0C9C3176" w:tentative="1">
      <w:start w:val="1"/>
      <w:numFmt w:val="bullet"/>
      <w:lvlText w:val="•"/>
      <w:lvlJc w:val="left"/>
      <w:pPr>
        <w:tabs>
          <w:tab w:val="num" w:pos="1440"/>
        </w:tabs>
        <w:ind w:left="1440" w:hanging="360"/>
      </w:pPr>
      <w:rPr>
        <w:rFonts w:ascii="Arial" w:hAnsi="Arial" w:hint="default"/>
      </w:rPr>
    </w:lvl>
    <w:lvl w:ilvl="2" w:tplc="FAC62450" w:tentative="1">
      <w:start w:val="1"/>
      <w:numFmt w:val="bullet"/>
      <w:lvlText w:val="•"/>
      <w:lvlJc w:val="left"/>
      <w:pPr>
        <w:tabs>
          <w:tab w:val="num" w:pos="2160"/>
        </w:tabs>
        <w:ind w:left="2160" w:hanging="360"/>
      </w:pPr>
      <w:rPr>
        <w:rFonts w:ascii="Arial" w:hAnsi="Arial" w:hint="default"/>
      </w:rPr>
    </w:lvl>
    <w:lvl w:ilvl="3" w:tplc="7054E0EE" w:tentative="1">
      <w:start w:val="1"/>
      <w:numFmt w:val="bullet"/>
      <w:lvlText w:val="•"/>
      <w:lvlJc w:val="left"/>
      <w:pPr>
        <w:tabs>
          <w:tab w:val="num" w:pos="2880"/>
        </w:tabs>
        <w:ind w:left="2880" w:hanging="360"/>
      </w:pPr>
      <w:rPr>
        <w:rFonts w:ascii="Arial" w:hAnsi="Arial" w:hint="default"/>
      </w:rPr>
    </w:lvl>
    <w:lvl w:ilvl="4" w:tplc="BA4C8942" w:tentative="1">
      <w:start w:val="1"/>
      <w:numFmt w:val="bullet"/>
      <w:lvlText w:val="•"/>
      <w:lvlJc w:val="left"/>
      <w:pPr>
        <w:tabs>
          <w:tab w:val="num" w:pos="3600"/>
        </w:tabs>
        <w:ind w:left="3600" w:hanging="360"/>
      </w:pPr>
      <w:rPr>
        <w:rFonts w:ascii="Arial" w:hAnsi="Arial" w:hint="default"/>
      </w:rPr>
    </w:lvl>
    <w:lvl w:ilvl="5" w:tplc="42C87976" w:tentative="1">
      <w:start w:val="1"/>
      <w:numFmt w:val="bullet"/>
      <w:lvlText w:val="•"/>
      <w:lvlJc w:val="left"/>
      <w:pPr>
        <w:tabs>
          <w:tab w:val="num" w:pos="4320"/>
        </w:tabs>
        <w:ind w:left="4320" w:hanging="360"/>
      </w:pPr>
      <w:rPr>
        <w:rFonts w:ascii="Arial" w:hAnsi="Arial" w:hint="default"/>
      </w:rPr>
    </w:lvl>
    <w:lvl w:ilvl="6" w:tplc="283AAE22" w:tentative="1">
      <w:start w:val="1"/>
      <w:numFmt w:val="bullet"/>
      <w:lvlText w:val="•"/>
      <w:lvlJc w:val="left"/>
      <w:pPr>
        <w:tabs>
          <w:tab w:val="num" w:pos="5040"/>
        </w:tabs>
        <w:ind w:left="5040" w:hanging="360"/>
      </w:pPr>
      <w:rPr>
        <w:rFonts w:ascii="Arial" w:hAnsi="Arial" w:hint="default"/>
      </w:rPr>
    </w:lvl>
    <w:lvl w:ilvl="7" w:tplc="D33071EA" w:tentative="1">
      <w:start w:val="1"/>
      <w:numFmt w:val="bullet"/>
      <w:lvlText w:val="•"/>
      <w:lvlJc w:val="left"/>
      <w:pPr>
        <w:tabs>
          <w:tab w:val="num" w:pos="5760"/>
        </w:tabs>
        <w:ind w:left="5760" w:hanging="360"/>
      </w:pPr>
      <w:rPr>
        <w:rFonts w:ascii="Arial" w:hAnsi="Arial" w:hint="default"/>
      </w:rPr>
    </w:lvl>
    <w:lvl w:ilvl="8" w:tplc="87A0781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4C072B"/>
    <w:multiLevelType w:val="hybridMultilevel"/>
    <w:tmpl w:val="FD6804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B0817"/>
    <w:multiLevelType w:val="hybridMultilevel"/>
    <w:tmpl w:val="2E84E8A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2D350E47"/>
    <w:multiLevelType w:val="hybridMultilevel"/>
    <w:tmpl w:val="D4009F72"/>
    <w:lvl w:ilvl="0" w:tplc="62523F96">
      <w:start w:val="1"/>
      <w:numFmt w:val="bullet"/>
      <w:lvlText w:val="•"/>
      <w:lvlJc w:val="left"/>
      <w:pPr>
        <w:tabs>
          <w:tab w:val="num" w:pos="360"/>
        </w:tabs>
        <w:ind w:left="360" w:hanging="360"/>
      </w:pPr>
      <w:rPr>
        <w:rFonts w:ascii="Arial" w:hAnsi="Arial" w:hint="default"/>
      </w:rPr>
    </w:lvl>
    <w:lvl w:ilvl="1" w:tplc="BAF49FB4">
      <w:start w:val="210"/>
      <w:numFmt w:val="bullet"/>
      <w:lvlText w:val="•"/>
      <w:lvlJc w:val="left"/>
      <w:pPr>
        <w:tabs>
          <w:tab w:val="num" w:pos="1080"/>
        </w:tabs>
        <w:ind w:left="1080" w:hanging="360"/>
      </w:pPr>
      <w:rPr>
        <w:rFonts w:ascii="Arial" w:hAnsi="Arial" w:hint="default"/>
      </w:rPr>
    </w:lvl>
    <w:lvl w:ilvl="2" w:tplc="285A8C2C" w:tentative="1">
      <w:start w:val="1"/>
      <w:numFmt w:val="bullet"/>
      <w:lvlText w:val="•"/>
      <w:lvlJc w:val="left"/>
      <w:pPr>
        <w:tabs>
          <w:tab w:val="num" w:pos="1800"/>
        </w:tabs>
        <w:ind w:left="1800" w:hanging="360"/>
      </w:pPr>
      <w:rPr>
        <w:rFonts w:ascii="Arial" w:hAnsi="Arial" w:hint="default"/>
      </w:rPr>
    </w:lvl>
    <w:lvl w:ilvl="3" w:tplc="E5322D72" w:tentative="1">
      <w:start w:val="1"/>
      <w:numFmt w:val="bullet"/>
      <w:lvlText w:val="•"/>
      <w:lvlJc w:val="left"/>
      <w:pPr>
        <w:tabs>
          <w:tab w:val="num" w:pos="2520"/>
        </w:tabs>
        <w:ind w:left="2520" w:hanging="360"/>
      </w:pPr>
      <w:rPr>
        <w:rFonts w:ascii="Arial" w:hAnsi="Arial" w:hint="default"/>
      </w:rPr>
    </w:lvl>
    <w:lvl w:ilvl="4" w:tplc="E660766A" w:tentative="1">
      <w:start w:val="1"/>
      <w:numFmt w:val="bullet"/>
      <w:lvlText w:val="•"/>
      <w:lvlJc w:val="left"/>
      <w:pPr>
        <w:tabs>
          <w:tab w:val="num" w:pos="3240"/>
        </w:tabs>
        <w:ind w:left="3240" w:hanging="360"/>
      </w:pPr>
      <w:rPr>
        <w:rFonts w:ascii="Arial" w:hAnsi="Arial" w:hint="default"/>
      </w:rPr>
    </w:lvl>
    <w:lvl w:ilvl="5" w:tplc="518A8C7E" w:tentative="1">
      <w:start w:val="1"/>
      <w:numFmt w:val="bullet"/>
      <w:lvlText w:val="•"/>
      <w:lvlJc w:val="left"/>
      <w:pPr>
        <w:tabs>
          <w:tab w:val="num" w:pos="3960"/>
        </w:tabs>
        <w:ind w:left="3960" w:hanging="360"/>
      </w:pPr>
      <w:rPr>
        <w:rFonts w:ascii="Arial" w:hAnsi="Arial" w:hint="default"/>
      </w:rPr>
    </w:lvl>
    <w:lvl w:ilvl="6" w:tplc="60D43074" w:tentative="1">
      <w:start w:val="1"/>
      <w:numFmt w:val="bullet"/>
      <w:lvlText w:val="•"/>
      <w:lvlJc w:val="left"/>
      <w:pPr>
        <w:tabs>
          <w:tab w:val="num" w:pos="4680"/>
        </w:tabs>
        <w:ind w:left="4680" w:hanging="360"/>
      </w:pPr>
      <w:rPr>
        <w:rFonts w:ascii="Arial" w:hAnsi="Arial" w:hint="default"/>
      </w:rPr>
    </w:lvl>
    <w:lvl w:ilvl="7" w:tplc="3EE66A3C" w:tentative="1">
      <w:start w:val="1"/>
      <w:numFmt w:val="bullet"/>
      <w:lvlText w:val="•"/>
      <w:lvlJc w:val="left"/>
      <w:pPr>
        <w:tabs>
          <w:tab w:val="num" w:pos="5400"/>
        </w:tabs>
        <w:ind w:left="5400" w:hanging="360"/>
      </w:pPr>
      <w:rPr>
        <w:rFonts w:ascii="Arial" w:hAnsi="Arial" w:hint="default"/>
      </w:rPr>
    </w:lvl>
    <w:lvl w:ilvl="8" w:tplc="F4F0459E"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363F3B2D"/>
    <w:multiLevelType w:val="hybridMultilevel"/>
    <w:tmpl w:val="EDEC1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95371"/>
    <w:multiLevelType w:val="hybridMultilevel"/>
    <w:tmpl w:val="105E2CF6"/>
    <w:lvl w:ilvl="0" w:tplc="E6BC3DD2">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572007"/>
    <w:multiLevelType w:val="hybridMultilevel"/>
    <w:tmpl w:val="9B185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6E3380"/>
    <w:multiLevelType w:val="hybridMultilevel"/>
    <w:tmpl w:val="DF38E334"/>
    <w:lvl w:ilvl="0" w:tplc="5C5A659E">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46E691D"/>
    <w:multiLevelType w:val="hybridMultilevel"/>
    <w:tmpl w:val="859C3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B50044"/>
    <w:multiLevelType w:val="hybridMultilevel"/>
    <w:tmpl w:val="448E4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408C3"/>
    <w:multiLevelType w:val="hybridMultilevel"/>
    <w:tmpl w:val="D66C8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2C37F7"/>
    <w:multiLevelType w:val="hybridMultilevel"/>
    <w:tmpl w:val="C75A5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2F6712"/>
    <w:multiLevelType w:val="hybridMultilevel"/>
    <w:tmpl w:val="AF7CC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AE0DCD"/>
    <w:multiLevelType w:val="hybridMultilevel"/>
    <w:tmpl w:val="87D6A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BD4DCE"/>
    <w:multiLevelType w:val="hybridMultilevel"/>
    <w:tmpl w:val="4D24C98A"/>
    <w:lvl w:ilvl="0" w:tplc="40F43420">
      <w:start w:val="1"/>
      <w:numFmt w:val="bullet"/>
      <w:lvlText w:val="•"/>
      <w:lvlJc w:val="left"/>
      <w:pPr>
        <w:tabs>
          <w:tab w:val="num" w:pos="360"/>
        </w:tabs>
        <w:ind w:left="360" w:hanging="360"/>
      </w:pPr>
      <w:rPr>
        <w:rFonts w:ascii="Arial" w:hAnsi="Arial" w:hint="default"/>
      </w:rPr>
    </w:lvl>
    <w:lvl w:ilvl="1" w:tplc="F8403CC0" w:tentative="1">
      <w:start w:val="1"/>
      <w:numFmt w:val="bullet"/>
      <w:lvlText w:val="•"/>
      <w:lvlJc w:val="left"/>
      <w:pPr>
        <w:tabs>
          <w:tab w:val="num" w:pos="1080"/>
        </w:tabs>
        <w:ind w:left="1080" w:hanging="360"/>
      </w:pPr>
      <w:rPr>
        <w:rFonts w:ascii="Arial" w:hAnsi="Arial" w:hint="default"/>
      </w:rPr>
    </w:lvl>
    <w:lvl w:ilvl="2" w:tplc="22E64946" w:tentative="1">
      <w:start w:val="1"/>
      <w:numFmt w:val="bullet"/>
      <w:lvlText w:val="•"/>
      <w:lvlJc w:val="left"/>
      <w:pPr>
        <w:tabs>
          <w:tab w:val="num" w:pos="1800"/>
        </w:tabs>
        <w:ind w:left="1800" w:hanging="360"/>
      </w:pPr>
      <w:rPr>
        <w:rFonts w:ascii="Arial" w:hAnsi="Arial" w:hint="default"/>
      </w:rPr>
    </w:lvl>
    <w:lvl w:ilvl="3" w:tplc="7C9A81EA" w:tentative="1">
      <w:start w:val="1"/>
      <w:numFmt w:val="bullet"/>
      <w:lvlText w:val="•"/>
      <w:lvlJc w:val="left"/>
      <w:pPr>
        <w:tabs>
          <w:tab w:val="num" w:pos="2520"/>
        </w:tabs>
        <w:ind w:left="2520" w:hanging="360"/>
      </w:pPr>
      <w:rPr>
        <w:rFonts w:ascii="Arial" w:hAnsi="Arial" w:hint="default"/>
      </w:rPr>
    </w:lvl>
    <w:lvl w:ilvl="4" w:tplc="86363A6A" w:tentative="1">
      <w:start w:val="1"/>
      <w:numFmt w:val="bullet"/>
      <w:lvlText w:val="•"/>
      <w:lvlJc w:val="left"/>
      <w:pPr>
        <w:tabs>
          <w:tab w:val="num" w:pos="3240"/>
        </w:tabs>
        <w:ind w:left="3240" w:hanging="360"/>
      </w:pPr>
      <w:rPr>
        <w:rFonts w:ascii="Arial" w:hAnsi="Arial" w:hint="default"/>
      </w:rPr>
    </w:lvl>
    <w:lvl w:ilvl="5" w:tplc="6E10C08E" w:tentative="1">
      <w:start w:val="1"/>
      <w:numFmt w:val="bullet"/>
      <w:lvlText w:val="•"/>
      <w:lvlJc w:val="left"/>
      <w:pPr>
        <w:tabs>
          <w:tab w:val="num" w:pos="3960"/>
        </w:tabs>
        <w:ind w:left="3960" w:hanging="360"/>
      </w:pPr>
      <w:rPr>
        <w:rFonts w:ascii="Arial" w:hAnsi="Arial" w:hint="default"/>
      </w:rPr>
    </w:lvl>
    <w:lvl w:ilvl="6" w:tplc="8FC61DDA" w:tentative="1">
      <w:start w:val="1"/>
      <w:numFmt w:val="bullet"/>
      <w:lvlText w:val="•"/>
      <w:lvlJc w:val="left"/>
      <w:pPr>
        <w:tabs>
          <w:tab w:val="num" w:pos="4680"/>
        </w:tabs>
        <w:ind w:left="4680" w:hanging="360"/>
      </w:pPr>
      <w:rPr>
        <w:rFonts w:ascii="Arial" w:hAnsi="Arial" w:hint="default"/>
      </w:rPr>
    </w:lvl>
    <w:lvl w:ilvl="7" w:tplc="8C32DAE6" w:tentative="1">
      <w:start w:val="1"/>
      <w:numFmt w:val="bullet"/>
      <w:lvlText w:val="•"/>
      <w:lvlJc w:val="left"/>
      <w:pPr>
        <w:tabs>
          <w:tab w:val="num" w:pos="5400"/>
        </w:tabs>
        <w:ind w:left="5400" w:hanging="360"/>
      </w:pPr>
      <w:rPr>
        <w:rFonts w:ascii="Arial" w:hAnsi="Arial" w:hint="default"/>
      </w:rPr>
    </w:lvl>
    <w:lvl w:ilvl="8" w:tplc="334A2DFC" w:tentative="1">
      <w:start w:val="1"/>
      <w:numFmt w:val="bullet"/>
      <w:lvlText w:val="•"/>
      <w:lvlJc w:val="left"/>
      <w:pPr>
        <w:tabs>
          <w:tab w:val="num" w:pos="6120"/>
        </w:tabs>
        <w:ind w:left="6120" w:hanging="360"/>
      </w:pPr>
      <w:rPr>
        <w:rFonts w:ascii="Arial" w:hAnsi="Arial" w:hint="default"/>
      </w:rPr>
    </w:lvl>
  </w:abstractNum>
  <w:abstractNum w:abstractNumId="22" w15:restartNumberingAfterBreak="0">
    <w:nsid w:val="634B707D"/>
    <w:multiLevelType w:val="hybridMultilevel"/>
    <w:tmpl w:val="66987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D634D"/>
    <w:multiLevelType w:val="hybridMultilevel"/>
    <w:tmpl w:val="FD82F3CA"/>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445FC7"/>
    <w:multiLevelType w:val="hybridMultilevel"/>
    <w:tmpl w:val="5DD88428"/>
    <w:lvl w:ilvl="0" w:tplc="8194907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C1B0F6A"/>
    <w:multiLevelType w:val="hybridMultilevel"/>
    <w:tmpl w:val="B928D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413A97"/>
    <w:multiLevelType w:val="hybridMultilevel"/>
    <w:tmpl w:val="8FDA323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212235"/>
    <w:multiLevelType w:val="hybridMultilevel"/>
    <w:tmpl w:val="448E4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AE2AC3"/>
    <w:multiLevelType w:val="hybridMultilevel"/>
    <w:tmpl w:val="B144EE44"/>
    <w:lvl w:ilvl="0" w:tplc="10BC71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A30F2D"/>
    <w:multiLevelType w:val="hybridMultilevel"/>
    <w:tmpl w:val="A7C25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5"/>
  </w:num>
  <w:num w:numId="3">
    <w:abstractNumId w:val="0"/>
  </w:num>
  <w:num w:numId="4">
    <w:abstractNumId w:val="1"/>
  </w:num>
  <w:num w:numId="5">
    <w:abstractNumId w:val="28"/>
  </w:num>
  <w:num w:numId="6">
    <w:abstractNumId w:val="5"/>
  </w:num>
  <w:num w:numId="7">
    <w:abstractNumId w:val="16"/>
  </w:num>
  <w:num w:numId="8">
    <w:abstractNumId w:val="22"/>
  </w:num>
  <w:num w:numId="9">
    <w:abstractNumId w:val="29"/>
  </w:num>
  <w:num w:numId="10">
    <w:abstractNumId w:val="13"/>
  </w:num>
  <w:num w:numId="11">
    <w:abstractNumId w:val="14"/>
  </w:num>
  <w:num w:numId="12">
    <w:abstractNumId w:val="2"/>
  </w:num>
  <w:num w:numId="13">
    <w:abstractNumId w:val="11"/>
  </w:num>
  <w:num w:numId="14">
    <w:abstractNumId w:val="3"/>
  </w:num>
  <w:num w:numId="15">
    <w:abstractNumId w:val="18"/>
  </w:num>
  <w:num w:numId="16">
    <w:abstractNumId w:val="23"/>
  </w:num>
  <w:num w:numId="17">
    <w:abstractNumId w:val="9"/>
  </w:num>
  <w:num w:numId="18">
    <w:abstractNumId w:val="6"/>
  </w:num>
  <w:num w:numId="19">
    <w:abstractNumId w:val="19"/>
  </w:num>
  <w:num w:numId="20">
    <w:abstractNumId w:val="26"/>
  </w:num>
  <w:num w:numId="21">
    <w:abstractNumId w:val="24"/>
  </w:num>
  <w:num w:numId="22">
    <w:abstractNumId w:val="25"/>
  </w:num>
  <w:num w:numId="23">
    <w:abstractNumId w:val="4"/>
  </w:num>
  <w:num w:numId="24">
    <w:abstractNumId w:val="17"/>
  </w:num>
  <w:num w:numId="25">
    <w:abstractNumId w:val="12"/>
  </w:num>
  <w:num w:numId="26">
    <w:abstractNumId w:val="8"/>
  </w:num>
  <w:num w:numId="27">
    <w:abstractNumId w:val="7"/>
  </w:num>
  <w:num w:numId="28">
    <w:abstractNumId w:val="10"/>
  </w:num>
  <w:num w:numId="29">
    <w:abstractNumId w:val="21"/>
  </w:num>
  <w:num w:numId="30">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Kang">
    <w15:presenceInfo w15:providerId="AD" w15:userId="S-1-5-21-3857147287-3525366542-2602332044-380005"/>
  </w15:person>
  <w15:person w15:author="Matt Fruin">
    <w15:presenceInfo w15:providerId="AD" w15:userId="S-1-5-21-3857147287-3525366542-2602332044-1307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7EE"/>
    <w:rsid w:val="00002F78"/>
    <w:rsid w:val="000048F3"/>
    <w:rsid w:val="000053D2"/>
    <w:rsid w:val="00006B51"/>
    <w:rsid w:val="000127A9"/>
    <w:rsid w:val="00030776"/>
    <w:rsid w:val="0003152C"/>
    <w:rsid w:val="00035AFF"/>
    <w:rsid w:val="00042814"/>
    <w:rsid w:val="000469F8"/>
    <w:rsid w:val="00047C07"/>
    <w:rsid w:val="0005316A"/>
    <w:rsid w:val="000554F8"/>
    <w:rsid w:val="000610A1"/>
    <w:rsid w:val="000903CE"/>
    <w:rsid w:val="00090D49"/>
    <w:rsid w:val="000A6DE7"/>
    <w:rsid w:val="000A7191"/>
    <w:rsid w:val="000B0EC3"/>
    <w:rsid w:val="000C40CC"/>
    <w:rsid w:val="000C62E9"/>
    <w:rsid w:val="000C6DA3"/>
    <w:rsid w:val="000D0C30"/>
    <w:rsid w:val="000D4FA7"/>
    <w:rsid w:val="000E4457"/>
    <w:rsid w:val="00105C7E"/>
    <w:rsid w:val="00120B3A"/>
    <w:rsid w:val="001255BD"/>
    <w:rsid w:val="001472A8"/>
    <w:rsid w:val="00150815"/>
    <w:rsid w:val="00154D9E"/>
    <w:rsid w:val="00157C42"/>
    <w:rsid w:val="00170301"/>
    <w:rsid w:val="001704D5"/>
    <w:rsid w:val="001750E2"/>
    <w:rsid w:val="0019044F"/>
    <w:rsid w:val="00197647"/>
    <w:rsid w:val="00197FF1"/>
    <w:rsid w:val="001A0308"/>
    <w:rsid w:val="001A7BBA"/>
    <w:rsid w:val="001C263F"/>
    <w:rsid w:val="001D0303"/>
    <w:rsid w:val="001E4E27"/>
    <w:rsid w:val="001F0F72"/>
    <w:rsid w:val="001F172C"/>
    <w:rsid w:val="001F2B81"/>
    <w:rsid w:val="001F6978"/>
    <w:rsid w:val="0021085C"/>
    <w:rsid w:val="0022004F"/>
    <w:rsid w:val="00222180"/>
    <w:rsid w:val="00222E52"/>
    <w:rsid w:val="00223176"/>
    <w:rsid w:val="0022583E"/>
    <w:rsid w:val="002263FF"/>
    <w:rsid w:val="00245C06"/>
    <w:rsid w:val="00246E98"/>
    <w:rsid w:val="00250238"/>
    <w:rsid w:val="00250980"/>
    <w:rsid w:val="002523BA"/>
    <w:rsid w:val="0028653B"/>
    <w:rsid w:val="00286610"/>
    <w:rsid w:val="002E1362"/>
    <w:rsid w:val="00305E02"/>
    <w:rsid w:val="00324E42"/>
    <w:rsid w:val="00331FFC"/>
    <w:rsid w:val="00342850"/>
    <w:rsid w:val="0035138A"/>
    <w:rsid w:val="0035501E"/>
    <w:rsid w:val="00357FF0"/>
    <w:rsid w:val="00362D2D"/>
    <w:rsid w:val="00366E7B"/>
    <w:rsid w:val="00370127"/>
    <w:rsid w:val="003731F5"/>
    <w:rsid w:val="00382655"/>
    <w:rsid w:val="00394025"/>
    <w:rsid w:val="003A0ED0"/>
    <w:rsid w:val="003B36E1"/>
    <w:rsid w:val="003C1FE4"/>
    <w:rsid w:val="003C313E"/>
    <w:rsid w:val="003C550A"/>
    <w:rsid w:val="003D3A33"/>
    <w:rsid w:val="003E0B5B"/>
    <w:rsid w:val="00410398"/>
    <w:rsid w:val="00411CAC"/>
    <w:rsid w:val="00442400"/>
    <w:rsid w:val="00442B79"/>
    <w:rsid w:val="004443C6"/>
    <w:rsid w:val="00446AA9"/>
    <w:rsid w:val="00462924"/>
    <w:rsid w:val="00462D57"/>
    <w:rsid w:val="004729FC"/>
    <w:rsid w:val="0047305D"/>
    <w:rsid w:val="00481F51"/>
    <w:rsid w:val="004A20E7"/>
    <w:rsid w:val="004A7E88"/>
    <w:rsid w:val="004B3218"/>
    <w:rsid w:val="004C3993"/>
    <w:rsid w:val="004D520A"/>
    <w:rsid w:val="004D5512"/>
    <w:rsid w:val="004E1500"/>
    <w:rsid w:val="004E20ED"/>
    <w:rsid w:val="004F1573"/>
    <w:rsid w:val="004F2A7C"/>
    <w:rsid w:val="005028E9"/>
    <w:rsid w:val="005046B3"/>
    <w:rsid w:val="00505A90"/>
    <w:rsid w:val="00511979"/>
    <w:rsid w:val="00521A8B"/>
    <w:rsid w:val="00522937"/>
    <w:rsid w:val="0052617C"/>
    <w:rsid w:val="005331FC"/>
    <w:rsid w:val="00542721"/>
    <w:rsid w:val="00545A33"/>
    <w:rsid w:val="00556213"/>
    <w:rsid w:val="00563FD9"/>
    <w:rsid w:val="00565289"/>
    <w:rsid w:val="00575A4A"/>
    <w:rsid w:val="005D45B4"/>
    <w:rsid w:val="005D563D"/>
    <w:rsid w:val="005D5AE7"/>
    <w:rsid w:val="006003FC"/>
    <w:rsid w:val="0060272F"/>
    <w:rsid w:val="006151F0"/>
    <w:rsid w:val="00625C62"/>
    <w:rsid w:val="0063044B"/>
    <w:rsid w:val="0063457B"/>
    <w:rsid w:val="00651303"/>
    <w:rsid w:val="006520BC"/>
    <w:rsid w:val="00660ED1"/>
    <w:rsid w:val="00695D90"/>
    <w:rsid w:val="006A5CE7"/>
    <w:rsid w:val="006C0A3F"/>
    <w:rsid w:val="006C4B69"/>
    <w:rsid w:val="006C50A8"/>
    <w:rsid w:val="006D2206"/>
    <w:rsid w:val="006E4B30"/>
    <w:rsid w:val="006E50C6"/>
    <w:rsid w:val="006E5B97"/>
    <w:rsid w:val="00706BDB"/>
    <w:rsid w:val="00717683"/>
    <w:rsid w:val="007229CF"/>
    <w:rsid w:val="007331B8"/>
    <w:rsid w:val="00735478"/>
    <w:rsid w:val="00750D4C"/>
    <w:rsid w:val="0075313B"/>
    <w:rsid w:val="00767ED0"/>
    <w:rsid w:val="00770B17"/>
    <w:rsid w:val="00786AE8"/>
    <w:rsid w:val="00790D94"/>
    <w:rsid w:val="00795B1E"/>
    <w:rsid w:val="007A31CF"/>
    <w:rsid w:val="007D5A1E"/>
    <w:rsid w:val="007E3373"/>
    <w:rsid w:val="0080123A"/>
    <w:rsid w:val="008030E9"/>
    <w:rsid w:val="008135D6"/>
    <w:rsid w:val="008338C1"/>
    <w:rsid w:val="00837ED9"/>
    <w:rsid w:val="008447DE"/>
    <w:rsid w:val="008564BE"/>
    <w:rsid w:val="00867128"/>
    <w:rsid w:val="008B66F4"/>
    <w:rsid w:val="008C2711"/>
    <w:rsid w:val="008C7424"/>
    <w:rsid w:val="008D3A75"/>
    <w:rsid w:val="008D5FF0"/>
    <w:rsid w:val="008F4D82"/>
    <w:rsid w:val="0090038D"/>
    <w:rsid w:val="00910E61"/>
    <w:rsid w:val="00911853"/>
    <w:rsid w:val="009209DC"/>
    <w:rsid w:val="00922EE3"/>
    <w:rsid w:val="00923480"/>
    <w:rsid w:val="0093184C"/>
    <w:rsid w:val="00933423"/>
    <w:rsid w:val="00941925"/>
    <w:rsid w:val="00950CD7"/>
    <w:rsid w:val="009521AA"/>
    <w:rsid w:val="00961C8E"/>
    <w:rsid w:val="00970987"/>
    <w:rsid w:val="009800D6"/>
    <w:rsid w:val="009928ED"/>
    <w:rsid w:val="00996A30"/>
    <w:rsid w:val="009A5B94"/>
    <w:rsid w:val="009D00D6"/>
    <w:rsid w:val="009D3AAD"/>
    <w:rsid w:val="009F317B"/>
    <w:rsid w:val="00A04133"/>
    <w:rsid w:val="00A06D56"/>
    <w:rsid w:val="00A07148"/>
    <w:rsid w:val="00A14260"/>
    <w:rsid w:val="00A23194"/>
    <w:rsid w:val="00A33EC9"/>
    <w:rsid w:val="00A355B6"/>
    <w:rsid w:val="00A82099"/>
    <w:rsid w:val="00A92604"/>
    <w:rsid w:val="00A92712"/>
    <w:rsid w:val="00A9625A"/>
    <w:rsid w:val="00A96E82"/>
    <w:rsid w:val="00AA199A"/>
    <w:rsid w:val="00AB32F2"/>
    <w:rsid w:val="00AE2860"/>
    <w:rsid w:val="00AE47A2"/>
    <w:rsid w:val="00B03FC3"/>
    <w:rsid w:val="00B07B47"/>
    <w:rsid w:val="00B26EA9"/>
    <w:rsid w:val="00B31A84"/>
    <w:rsid w:val="00B55BDF"/>
    <w:rsid w:val="00B62674"/>
    <w:rsid w:val="00B713BA"/>
    <w:rsid w:val="00B7392C"/>
    <w:rsid w:val="00B91339"/>
    <w:rsid w:val="00BC578C"/>
    <w:rsid w:val="00BD0495"/>
    <w:rsid w:val="00BD4DC3"/>
    <w:rsid w:val="00BD7FC1"/>
    <w:rsid w:val="00BE3191"/>
    <w:rsid w:val="00BF3E20"/>
    <w:rsid w:val="00C10190"/>
    <w:rsid w:val="00C23CB7"/>
    <w:rsid w:val="00C34C71"/>
    <w:rsid w:val="00C5468F"/>
    <w:rsid w:val="00C67970"/>
    <w:rsid w:val="00C8400F"/>
    <w:rsid w:val="00C92151"/>
    <w:rsid w:val="00CA783F"/>
    <w:rsid w:val="00CC044B"/>
    <w:rsid w:val="00CC4F77"/>
    <w:rsid w:val="00CD05C6"/>
    <w:rsid w:val="00CD0D87"/>
    <w:rsid w:val="00CD2C8C"/>
    <w:rsid w:val="00CE2A4B"/>
    <w:rsid w:val="00D025A7"/>
    <w:rsid w:val="00D14DFF"/>
    <w:rsid w:val="00D201E6"/>
    <w:rsid w:val="00D24501"/>
    <w:rsid w:val="00D24A8F"/>
    <w:rsid w:val="00D43096"/>
    <w:rsid w:val="00D44458"/>
    <w:rsid w:val="00D44BFB"/>
    <w:rsid w:val="00D4711E"/>
    <w:rsid w:val="00D55C59"/>
    <w:rsid w:val="00D56997"/>
    <w:rsid w:val="00D65C9B"/>
    <w:rsid w:val="00D70ED8"/>
    <w:rsid w:val="00D75C1D"/>
    <w:rsid w:val="00D965E9"/>
    <w:rsid w:val="00DA183C"/>
    <w:rsid w:val="00DA7DF2"/>
    <w:rsid w:val="00DB6F50"/>
    <w:rsid w:val="00DC09F6"/>
    <w:rsid w:val="00DC1F3F"/>
    <w:rsid w:val="00DD380B"/>
    <w:rsid w:val="00DD563E"/>
    <w:rsid w:val="00DD713C"/>
    <w:rsid w:val="00DE6FEC"/>
    <w:rsid w:val="00E01E1F"/>
    <w:rsid w:val="00E05A70"/>
    <w:rsid w:val="00E24D1B"/>
    <w:rsid w:val="00E30FF1"/>
    <w:rsid w:val="00E402DF"/>
    <w:rsid w:val="00E445C2"/>
    <w:rsid w:val="00E463C5"/>
    <w:rsid w:val="00E57FC8"/>
    <w:rsid w:val="00E62536"/>
    <w:rsid w:val="00E66724"/>
    <w:rsid w:val="00E701F8"/>
    <w:rsid w:val="00E71E9F"/>
    <w:rsid w:val="00E834BA"/>
    <w:rsid w:val="00EA301A"/>
    <w:rsid w:val="00EB04BF"/>
    <w:rsid w:val="00EF03D4"/>
    <w:rsid w:val="00EF18C5"/>
    <w:rsid w:val="00EF7A8B"/>
    <w:rsid w:val="00F20503"/>
    <w:rsid w:val="00F24BB5"/>
    <w:rsid w:val="00F26ECD"/>
    <w:rsid w:val="00F26EEC"/>
    <w:rsid w:val="00F30C23"/>
    <w:rsid w:val="00F425F5"/>
    <w:rsid w:val="00F45823"/>
    <w:rsid w:val="00F45EEC"/>
    <w:rsid w:val="00F467EE"/>
    <w:rsid w:val="00F53568"/>
    <w:rsid w:val="00F72873"/>
    <w:rsid w:val="00F87D0B"/>
    <w:rsid w:val="00FA1BA4"/>
    <w:rsid w:val="00FA1CB0"/>
    <w:rsid w:val="00FB207F"/>
    <w:rsid w:val="00FB4BA7"/>
    <w:rsid w:val="00FD5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BAE78"/>
  <w15:chartTrackingRefBased/>
  <w15:docId w15:val="{FEC85C8C-79A9-4DCC-BB8D-401B3DDCF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2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67EE"/>
    <w:pPr>
      <w:spacing w:after="0" w:line="240" w:lineRule="auto"/>
    </w:pPr>
  </w:style>
  <w:style w:type="character" w:styleId="Hyperlink">
    <w:name w:val="Hyperlink"/>
    <w:basedOn w:val="DefaultParagraphFont"/>
    <w:uiPriority w:val="99"/>
    <w:unhideWhenUsed/>
    <w:rsid w:val="00382655"/>
    <w:rPr>
      <w:color w:val="0000FF"/>
      <w:u w:val="single"/>
    </w:rPr>
  </w:style>
  <w:style w:type="character" w:customStyle="1" w:styleId="Heading1Char">
    <w:name w:val="Heading 1 Char"/>
    <w:basedOn w:val="DefaultParagraphFont"/>
    <w:link w:val="Heading1"/>
    <w:uiPriority w:val="9"/>
    <w:rsid w:val="00A14260"/>
    <w:rPr>
      <w:rFonts w:asciiTheme="majorHAnsi" w:eastAsiaTheme="majorEastAsia" w:hAnsiTheme="majorHAnsi" w:cstheme="majorBidi"/>
      <w:color w:val="2F5496" w:themeColor="accent1" w:themeShade="BF"/>
      <w:sz w:val="32"/>
      <w:szCs w:val="32"/>
    </w:rPr>
  </w:style>
  <w:style w:type="paragraph" w:customStyle="1" w:styleId="DocTitle">
    <w:name w:val="DocTitle"/>
    <w:basedOn w:val="Normal"/>
    <w:autoRedefine/>
    <w:qFormat/>
    <w:rsid w:val="005046B3"/>
    <w:pPr>
      <w:tabs>
        <w:tab w:val="left" w:pos="1080"/>
      </w:tabs>
      <w:spacing w:before="120" w:after="120" w:line="240" w:lineRule="auto"/>
      <w:jc w:val="center"/>
    </w:pPr>
    <w:rPr>
      <w:rFonts w:ascii="Arial" w:eastAsia="Times New Roman" w:hAnsi="Arial" w:cs="Times New Roman"/>
      <w:b/>
      <w:sz w:val="44"/>
      <w:szCs w:val="44"/>
    </w:rPr>
  </w:style>
  <w:style w:type="paragraph" w:customStyle="1" w:styleId="DocRevision">
    <w:name w:val="DocRevision"/>
    <w:basedOn w:val="Normal"/>
    <w:qFormat/>
    <w:rsid w:val="005046B3"/>
    <w:pPr>
      <w:spacing w:before="120" w:after="120" w:line="240" w:lineRule="auto"/>
      <w:ind w:left="720"/>
      <w:jc w:val="center"/>
    </w:pPr>
    <w:rPr>
      <w:rFonts w:ascii="Arial" w:eastAsia="Times New Roman" w:hAnsi="Arial" w:cs="Times New Roman"/>
      <w:b/>
      <w:bCs/>
      <w:sz w:val="56"/>
      <w:szCs w:val="56"/>
    </w:rPr>
  </w:style>
  <w:style w:type="paragraph" w:customStyle="1" w:styleId="NormalTableContent">
    <w:name w:val="Normal: Table Content"/>
    <w:basedOn w:val="Normal"/>
    <w:rsid w:val="005046B3"/>
    <w:pPr>
      <w:spacing w:after="0" w:line="240" w:lineRule="auto"/>
    </w:pPr>
    <w:rPr>
      <w:rFonts w:ascii="Helvetica" w:eastAsia="Times New Roman" w:hAnsi="Helvetica" w:cs="Times New Roman"/>
      <w:sz w:val="20"/>
      <w:szCs w:val="20"/>
    </w:rPr>
  </w:style>
  <w:style w:type="paragraph" w:styleId="Header">
    <w:name w:val="header"/>
    <w:basedOn w:val="Normal"/>
    <w:link w:val="HeaderChar"/>
    <w:uiPriority w:val="99"/>
    <w:unhideWhenUsed/>
    <w:rsid w:val="005046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6B3"/>
  </w:style>
  <w:style w:type="paragraph" w:styleId="Footer">
    <w:name w:val="footer"/>
    <w:basedOn w:val="Normal"/>
    <w:link w:val="FooterChar"/>
    <w:uiPriority w:val="99"/>
    <w:unhideWhenUsed/>
    <w:rsid w:val="005046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6B3"/>
  </w:style>
  <w:style w:type="character" w:styleId="PageNumber">
    <w:name w:val="page number"/>
    <w:basedOn w:val="DefaultParagraphFont"/>
    <w:rsid w:val="00563FD9"/>
  </w:style>
  <w:style w:type="paragraph" w:styleId="Title">
    <w:name w:val="Title"/>
    <w:basedOn w:val="Normal"/>
    <w:link w:val="TitleChar"/>
    <w:qFormat/>
    <w:rsid w:val="000053D2"/>
    <w:pPr>
      <w:pageBreakBefore/>
      <w:spacing w:before="240" w:after="60" w:line="240" w:lineRule="auto"/>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0053D2"/>
    <w:rPr>
      <w:rFonts w:ascii="Arial" w:eastAsia="Times New Roman" w:hAnsi="Arial" w:cs="Arial"/>
      <w:b/>
      <w:bCs/>
      <w:kern w:val="28"/>
      <w:sz w:val="32"/>
      <w:szCs w:val="32"/>
    </w:rPr>
  </w:style>
  <w:style w:type="character" w:styleId="FollowedHyperlink">
    <w:name w:val="FollowedHyperlink"/>
    <w:basedOn w:val="DefaultParagraphFont"/>
    <w:uiPriority w:val="99"/>
    <w:semiHidden/>
    <w:unhideWhenUsed/>
    <w:rsid w:val="00522937"/>
    <w:rPr>
      <w:color w:val="954F72" w:themeColor="followedHyperlink"/>
      <w:u w:val="single"/>
    </w:rPr>
  </w:style>
  <w:style w:type="paragraph" w:styleId="BalloonText">
    <w:name w:val="Balloon Text"/>
    <w:basedOn w:val="Normal"/>
    <w:link w:val="BalloonTextChar"/>
    <w:uiPriority w:val="99"/>
    <w:semiHidden/>
    <w:unhideWhenUsed/>
    <w:rsid w:val="005229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937"/>
    <w:rPr>
      <w:rFonts w:ascii="Segoe UI" w:hAnsi="Segoe UI" w:cs="Segoe UI"/>
      <w:sz w:val="18"/>
      <w:szCs w:val="18"/>
    </w:rPr>
  </w:style>
  <w:style w:type="paragraph" w:styleId="TOC1">
    <w:name w:val="toc 1"/>
    <w:basedOn w:val="Normal"/>
    <w:next w:val="Normal"/>
    <w:autoRedefine/>
    <w:uiPriority w:val="39"/>
    <w:rsid w:val="001F172C"/>
    <w:pPr>
      <w:spacing w:before="120" w:after="120" w:line="240" w:lineRule="auto"/>
    </w:pPr>
    <w:rPr>
      <w:rFonts w:ascii="Arial" w:eastAsia="Times New Roman" w:hAnsi="Arial" w:cs="Times New Roman"/>
      <w:sz w:val="18"/>
      <w:szCs w:val="20"/>
    </w:rPr>
  </w:style>
  <w:style w:type="paragraph" w:styleId="TOC2">
    <w:name w:val="toc 2"/>
    <w:basedOn w:val="Normal"/>
    <w:next w:val="Normal"/>
    <w:autoRedefine/>
    <w:uiPriority w:val="39"/>
    <w:rsid w:val="001F172C"/>
    <w:pPr>
      <w:spacing w:before="120" w:after="120" w:line="240" w:lineRule="auto"/>
      <w:ind w:left="180"/>
    </w:pPr>
    <w:rPr>
      <w:rFonts w:ascii="Arial" w:eastAsia="Times New Roman" w:hAnsi="Arial" w:cs="Times New Roman"/>
      <w:sz w:val="18"/>
      <w:szCs w:val="20"/>
    </w:rPr>
  </w:style>
  <w:style w:type="paragraph" w:styleId="TOC3">
    <w:name w:val="toc 3"/>
    <w:basedOn w:val="Normal"/>
    <w:next w:val="Normal"/>
    <w:autoRedefine/>
    <w:uiPriority w:val="39"/>
    <w:rsid w:val="001F172C"/>
    <w:pPr>
      <w:spacing w:before="120" w:after="120" w:line="240" w:lineRule="auto"/>
      <w:ind w:left="360"/>
    </w:pPr>
    <w:rPr>
      <w:rFonts w:ascii="Arial" w:eastAsia="Times New Roman" w:hAnsi="Arial" w:cs="Times New Roman"/>
      <w:sz w:val="18"/>
      <w:szCs w:val="20"/>
    </w:rPr>
  </w:style>
  <w:style w:type="paragraph" w:styleId="TableofFigures">
    <w:name w:val="table of figures"/>
    <w:aliases w:val="Table of Tables"/>
    <w:basedOn w:val="Normal"/>
    <w:next w:val="Normal"/>
    <w:uiPriority w:val="99"/>
    <w:rsid w:val="00E834BA"/>
    <w:pPr>
      <w:spacing w:before="120" w:after="120" w:line="240" w:lineRule="auto"/>
    </w:pPr>
    <w:rPr>
      <w:rFonts w:ascii="Arial" w:eastAsia="Times New Roman" w:hAnsi="Arial" w:cs="Times New Roman"/>
      <w:sz w:val="18"/>
      <w:szCs w:val="20"/>
    </w:rPr>
  </w:style>
  <w:style w:type="paragraph" w:customStyle="1" w:styleId="cellbodyleft">
    <w:name w:val="cellbodyleft"/>
    <w:basedOn w:val="Normal"/>
    <w:rsid w:val="00411CAC"/>
    <w:pPr>
      <w:spacing w:after="0" w:line="240" w:lineRule="auto"/>
    </w:pPr>
    <w:rPr>
      <w:rFonts w:ascii="Arial" w:eastAsia="Times New Roman" w:hAnsi="Arial" w:cs="Times New Roman"/>
      <w:sz w:val="18"/>
      <w:szCs w:val="20"/>
    </w:rPr>
  </w:style>
  <w:style w:type="paragraph" w:customStyle="1" w:styleId="cellheaderleft">
    <w:name w:val="cellheaderleft"/>
    <w:basedOn w:val="Normal"/>
    <w:rsid w:val="00411CAC"/>
    <w:pPr>
      <w:spacing w:before="60" w:after="60" w:line="240" w:lineRule="auto"/>
    </w:pPr>
    <w:rPr>
      <w:rFonts w:ascii="Arial" w:eastAsia="Times New Roman" w:hAnsi="Arial" w:cs="Times New Roman"/>
      <w:b/>
      <w:bCs/>
      <w:sz w:val="18"/>
      <w:szCs w:val="20"/>
    </w:rPr>
  </w:style>
  <w:style w:type="character" w:styleId="CommentReference">
    <w:name w:val="annotation reference"/>
    <w:basedOn w:val="DefaultParagraphFont"/>
    <w:uiPriority w:val="99"/>
    <w:semiHidden/>
    <w:unhideWhenUsed/>
    <w:rsid w:val="00042814"/>
    <w:rPr>
      <w:sz w:val="16"/>
      <w:szCs w:val="16"/>
    </w:rPr>
  </w:style>
  <w:style w:type="paragraph" w:styleId="CommentText">
    <w:name w:val="annotation text"/>
    <w:basedOn w:val="Normal"/>
    <w:link w:val="CommentTextChar"/>
    <w:uiPriority w:val="99"/>
    <w:semiHidden/>
    <w:unhideWhenUsed/>
    <w:rsid w:val="00042814"/>
    <w:pPr>
      <w:spacing w:line="240" w:lineRule="auto"/>
    </w:pPr>
    <w:rPr>
      <w:sz w:val="20"/>
      <w:szCs w:val="20"/>
    </w:rPr>
  </w:style>
  <w:style w:type="character" w:customStyle="1" w:styleId="CommentTextChar">
    <w:name w:val="Comment Text Char"/>
    <w:basedOn w:val="DefaultParagraphFont"/>
    <w:link w:val="CommentText"/>
    <w:uiPriority w:val="99"/>
    <w:semiHidden/>
    <w:rsid w:val="00042814"/>
    <w:rPr>
      <w:sz w:val="20"/>
      <w:szCs w:val="20"/>
    </w:rPr>
  </w:style>
  <w:style w:type="paragraph" w:styleId="CommentSubject">
    <w:name w:val="annotation subject"/>
    <w:basedOn w:val="CommentText"/>
    <w:next w:val="CommentText"/>
    <w:link w:val="CommentSubjectChar"/>
    <w:uiPriority w:val="99"/>
    <w:semiHidden/>
    <w:unhideWhenUsed/>
    <w:rsid w:val="00042814"/>
    <w:rPr>
      <w:b/>
      <w:bCs/>
    </w:rPr>
  </w:style>
  <w:style w:type="character" w:customStyle="1" w:styleId="CommentSubjectChar">
    <w:name w:val="Comment Subject Char"/>
    <w:basedOn w:val="CommentTextChar"/>
    <w:link w:val="CommentSubject"/>
    <w:uiPriority w:val="99"/>
    <w:semiHidden/>
    <w:rsid w:val="00042814"/>
    <w:rPr>
      <w:b/>
      <w:bCs/>
      <w:sz w:val="20"/>
      <w:szCs w:val="20"/>
    </w:rPr>
  </w:style>
  <w:style w:type="paragraph" w:styleId="ListParagraph">
    <w:name w:val="List Paragraph"/>
    <w:basedOn w:val="Normal"/>
    <w:uiPriority w:val="34"/>
    <w:qFormat/>
    <w:rsid w:val="003513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195845">
      <w:bodyDiv w:val="1"/>
      <w:marLeft w:val="0"/>
      <w:marRight w:val="0"/>
      <w:marTop w:val="0"/>
      <w:marBottom w:val="0"/>
      <w:divBdr>
        <w:top w:val="none" w:sz="0" w:space="0" w:color="auto"/>
        <w:left w:val="none" w:sz="0" w:space="0" w:color="auto"/>
        <w:bottom w:val="none" w:sz="0" w:space="0" w:color="auto"/>
        <w:right w:val="none" w:sz="0" w:space="0" w:color="auto"/>
      </w:divBdr>
    </w:div>
    <w:div w:id="950210964">
      <w:bodyDiv w:val="1"/>
      <w:marLeft w:val="0"/>
      <w:marRight w:val="0"/>
      <w:marTop w:val="0"/>
      <w:marBottom w:val="0"/>
      <w:divBdr>
        <w:top w:val="none" w:sz="0" w:space="0" w:color="auto"/>
        <w:left w:val="none" w:sz="0" w:space="0" w:color="auto"/>
        <w:bottom w:val="none" w:sz="0" w:space="0" w:color="auto"/>
        <w:right w:val="none" w:sz="0" w:space="0" w:color="auto"/>
      </w:divBdr>
      <w:divsChild>
        <w:div w:id="527178478">
          <w:marLeft w:val="0"/>
          <w:marRight w:val="0"/>
          <w:marTop w:val="0"/>
          <w:marBottom w:val="0"/>
          <w:divBdr>
            <w:top w:val="none" w:sz="0" w:space="0" w:color="auto"/>
            <w:left w:val="none" w:sz="0" w:space="0" w:color="auto"/>
            <w:bottom w:val="none" w:sz="0" w:space="0" w:color="auto"/>
            <w:right w:val="none" w:sz="0" w:space="0" w:color="auto"/>
          </w:divBdr>
          <w:divsChild>
            <w:div w:id="2010792590">
              <w:marLeft w:val="0"/>
              <w:marRight w:val="0"/>
              <w:marTop w:val="0"/>
              <w:marBottom w:val="0"/>
              <w:divBdr>
                <w:top w:val="none" w:sz="0" w:space="0" w:color="auto"/>
                <w:left w:val="none" w:sz="0" w:space="0" w:color="auto"/>
                <w:bottom w:val="none" w:sz="0" w:space="0" w:color="auto"/>
                <w:right w:val="none" w:sz="0" w:space="0" w:color="auto"/>
              </w:divBdr>
            </w:div>
            <w:div w:id="1283850827">
              <w:marLeft w:val="0"/>
              <w:marRight w:val="0"/>
              <w:marTop w:val="0"/>
              <w:marBottom w:val="0"/>
              <w:divBdr>
                <w:top w:val="none" w:sz="0" w:space="0" w:color="auto"/>
                <w:left w:val="none" w:sz="0" w:space="0" w:color="auto"/>
                <w:bottom w:val="none" w:sz="0" w:space="0" w:color="auto"/>
                <w:right w:val="none" w:sz="0" w:space="0" w:color="auto"/>
              </w:divBdr>
            </w:div>
            <w:div w:id="2061048756">
              <w:marLeft w:val="0"/>
              <w:marRight w:val="0"/>
              <w:marTop w:val="0"/>
              <w:marBottom w:val="0"/>
              <w:divBdr>
                <w:top w:val="none" w:sz="0" w:space="0" w:color="auto"/>
                <w:left w:val="none" w:sz="0" w:space="0" w:color="auto"/>
                <w:bottom w:val="none" w:sz="0" w:space="0" w:color="auto"/>
                <w:right w:val="none" w:sz="0" w:space="0" w:color="auto"/>
              </w:divBdr>
            </w:div>
            <w:div w:id="1752769908">
              <w:marLeft w:val="0"/>
              <w:marRight w:val="0"/>
              <w:marTop w:val="0"/>
              <w:marBottom w:val="0"/>
              <w:divBdr>
                <w:top w:val="none" w:sz="0" w:space="0" w:color="auto"/>
                <w:left w:val="none" w:sz="0" w:space="0" w:color="auto"/>
                <w:bottom w:val="none" w:sz="0" w:space="0" w:color="auto"/>
                <w:right w:val="none" w:sz="0" w:space="0" w:color="auto"/>
              </w:divBdr>
            </w:div>
            <w:div w:id="1572694762">
              <w:marLeft w:val="0"/>
              <w:marRight w:val="0"/>
              <w:marTop w:val="0"/>
              <w:marBottom w:val="0"/>
              <w:divBdr>
                <w:top w:val="none" w:sz="0" w:space="0" w:color="auto"/>
                <w:left w:val="none" w:sz="0" w:space="0" w:color="auto"/>
                <w:bottom w:val="none" w:sz="0" w:space="0" w:color="auto"/>
                <w:right w:val="none" w:sz="0" w:space="0" w:color="auto"/>
              </w:divBdr>
            </w:div>
            <w:div w:id="1034304204">
              <w:marLeft w:val="0"/>
              <w:marRight w:val="0"/>
              <w:marTop w:val="0"/>
              <w:marBottom w:val="0"/>
              <w:divBdr>
                <w:top w:val="none" w:sz="0" w:space="0" w:color="auto"/>
                <w:left w:val="none" w:sz="0" w:space="0" w:color="auto"/>
                <w:bottom w:val="none" w:sz="0" w:space="0" w:color="auto"/>
                <w:right w:val="none" w:sz="0" w:space="0" w:color="auto"/>
              </w:divBdr>
            </w:div>
            <w:div w:id="1160119355">
              <w:marLeft w:val="0"/>
              <w:marRight w:val="0"/>
              <w:marTop w:val="0"/>
              <w:marBottom w:val="0"/>
              <w:divBdr>
                <w:top w:val="none" w:sz="0" w:space="0" w:color="auto"/>
                <w:left w:val="none" w:sz="0" w:space="0" w:color="auto"/>
                <w:bottom w:val="none" w:sz="0" w:space="0" w:color="auto"/>
                <w:right w:val="none" w:sz="0" w:space="0" w:color="auto"/>
              </w:divBdr>
            </w:div>
            <w:div w:id="1114791058">
              <w:marLeft w:val="0"/>
              <w:marRight w:val="0"/>
              <w:marTop w:val="0"/>
              <w:marBottom w:val="0"/>
              <w:divBdr>
                <w:top w:val="none" w:sz="0" w:space="0" w:color="auto"/>
                <w:left w:val="none" w:sz="0" w:space="0" w:color="auto"/>
                <w:bottom w:val="none" w:sz="0" w:space="0" w:color="auto"/>
                <w:right w:val="none" w:sz="0" w:space="0" w:color="auto"/>
              </w:divBdr>
            </w:div>
            <w:div w:id="1917670530">
              <w:marLeft w:val="0"/>
              <w:marRight w:val="0"/>
              <w:marTop w:val="0"/>
              <w:marBottom w:val="0"/>
              <w:divBdr>
                <w:top w:val="none" w:sz="0" w:space="0" w:color="auto"/>
                <w:left w:val="none" w:sz="0" w:space="0" w:color="auto"/>
                <w:bottom w:val="none" w:sz="0" w:space="0" w:color="auto"/>
                <w:right w:val="none" w:sz="0" w:space="0" w:color="auto"/>
              </w:divBdr>
            </w:div>
            <w:div w:id="672490743">
              <w:marLeft w:val="0"/>
              <w:marRight w:val="0"/>
              <w:marTop w:val="0"/>
              <w:marBottom w:val="0"/>
              <w:divBdr>
                <w:top w:val="none" w:sz="0" w:space="0" w:color="auto"/>
                <w:left w:val="none" w:sz="0" w:space="0" w:color="auto"/>
                <w:bottom w:val="none" w:sz="0" w:space="0" w:color="auto"/>
                <w:right w:val="none" w:sz="0" w:space="0" w:color="auto"/>
              </w:divBdr>
            </w:div>
            <w:div w:id="1875968197">
              <w:marLeft w:val="0"/>
              <w:marRight w:val="0"/>
              <w:marTop w:val="0"/>
              <w:marBottom w:val="0"/>
              <w:divBdr>
                <w:top w:val="none" w:sz="0" w:space="0" w:color="auto"/>
                <w:left w:val="none" w:sz="0" w:space="0" w:color="auto"/>
                <w:bottom w:val="none" w:sz="0" w:space="0" w:color="auto"/>
                <w:right w:val="none" w:sz="0" w:space="0" w:color="auto"/>
              </w:divBdr>
            </w:div>
            <w:div w:id="372312258">
              <w:marLeft w:val="0"/>
              <w:marRight w:val="0"/>
              <w:marTop w:val="0"/>
              <w:marBottom w:val="0"/>
              <w:divBdr>
                <w:top w:val="none" w:sz="0" w:space="0" w:color="auto"/>
                <w:left w:val="none" w:sz="0" w:space="0" w:color="auto"/>
                <w:bottom w:val="none" w:sz="0" w:space="0" w:color="auto"/>
                <w:right w:val="none" w:sz="0" w:space="0" w:color="auto"/>
              </w:divBdr>
            </w:div>
            <w:div w:id="1802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56927">
      <w:bodyDiv w:val="1"/>
      <w:marLeft w:val="0"/>
      <w:marRight w:val="0"/>
      <w:marTop w:val="0"/>
      <w:marBottom w:val="0"/>
      <w:divBdr>
        <w:top w:val="none" w:sz="0" w:space="0" w:color="auto"/>
        <w:left w:val="none" w:sz="0" w:space="0" w:color="auto"/>
        <w:bottom w:val="none" w:sz="0" w:space="0" w:color="auto"/>
        <w:right w:val="none" w:sz="0" w:space="0" w:color="auto"/>
      </w:divBdr>
    </w:div>
    <w:div w:id="1140996780">
      <w:bodyDiv w:val="1"/>
      <w:marLeft w:val="0"/>
      <w:marRight w:val="0"/>
      <w:marTop w:val="0"/>
      <w:marBottom w:val="0"/>
      <w:divBdr>
        <w:top w:val="none" w:sz="0" w:space="0" w:color="auto"/>
        <w:left w:val="none" w:sz="0" w:space="0" w:color="auto"/>
        <w:bottom w:val="none" w:sz="0" w:space="0" w:color="auto"/>
        <w:right w:val="none" w:sz="0" w:space="0" w:color="auto"/>
      </w:divBdr>
      <w:divsChild>
        <w:div w:id="812261621">
          <w:marLeft w:val="360"/>
          <w:marRight w:val="0"/>
          <w:marTop w:val="200"/>
          <w:marBottom w:val="0"/>
          <w:divBdr>
            <w:top w:val="none" w:sz="0" w:space="0" w:color="auto"/>
            <w:left w:val="none" w:sz="0" w:space="0" w:color="auto"/>
            <w:bottom w:val="none" w:sz="0" w:space="0" w:color="auto"/>
            <w:right w:val="none" w:sz="0" w:space="0" w:color="auto"/>
          </w:divBdr>
        </w:div>
        <w:div w:id="2093890063">
          <w:marLeft w:val="360"/>
          <w:marRight w:val="0"/>
          <w:marTop w:val="200"/>
          <w:marBottom w:val="0"/>
          <w:divBdr>
            <w:top w:val="none" w:sz="0" w:space="0" w:color="auto"/>
            <w:left w:val="none" w:sz="0" w:space="0" w:color="auto"/>
            <w:bottom w:val="none" w:sz="0" w:space="0" w:color="auto"/>
            <w:right w:val="none" w:sz="0" w:space="0" w:color="auto"/>
          </w:divBdr>
        </w:div>
        <w:div w:id="1620455923">
          <w:marLeft w:val="360"/>
          <w:marRight w:val="0"/>
          <w:marTop w:val="200"/>
          <w:marBottom w:val="0"/>
          <w:divBdr>
            <w:top w:val="none" w:sz="0" w:space="0" w:color="auto"/>
            <w:left w:val="none" w:sz="0" w:space="0" w:color="auto"/>
            <w:bottom w:val="none" w:sz="0" w:space="0" w:color="auto"/>
            <w:right w:val="none" w:sz="0" w:space="0" w:color="auto"/>
          </w:divBdr>
        </w:div>
      </w:divsChild>
    </w:div>
    <w:div w:id="1317684232">
      <w:bodyDiv w:val="1"/>
      <w:marLeft w:val="0"/>
      <w:marRight w:val="0"/>
      <w:marTop w:val="0"/>
      <w:marBottom w:val="0"/>
      <w:divBdr>
        <w:top w:val="none" w:sz="0" w:space="0" w:color="auto"/>
        <w:left w:val="none" w:sz="0" w:space="0" w:color="auto"/>
        <w:bottom w:val="none" w:sz="0" w:space="0" w:color="auto"/>
        <w:right w:val="none" w:sz="0" w:space="0" w:color="auto"/>
      </w:divBdr>
    </w:div>
    <w:div w:id="1473868987">
      <w:bodyDiv w:val="1"/>
      <w:marLeft w:val="0"/>
      <w:marRight w:val="0"/>
      <w:marTop w:val="0"/>
      <w:marBottom w:val="0"/>
      <w:divBdr>
        <w:top w:val="none" w:sz="0" w:space="0" w:color="auto"/>
        <w:left w:val="none" w:sz="0" w:space="0" w:color="auto"/>
        <w:bottom w:val="none" w:sz="0" w:space="0" w:color="auto"/>
        <w:right w:val="none" w:sz="0" w:space="0" w:color="auto"/>
      </w:divBdr>
      <w:divsChild>
        <w:div w:id="2101558392">
          <w:marLeft w:val="0"/>
          <w:marRight w:val="0"/>
          <w:marTop w:val="0"/>
          <w:marBottom w:val="0"/>
          <w:divBdr>
            <w:top w:val="none" w:sz="0" w:space="0" w:color="auto"/>
            <w:left w:val="none" w:sz="0" w:space="0" w:color="auto"/>
            <w:bottom w:val="none" w:sz="0" w:space="0" w:color="auto"/>
            <w:right w:val="none" w:sz="0" w:space="0" w:color="auto"/>
          </w:divBdr>
          <w:divsChild>
            <w:div w:id="1443914718">
              <w:marLeft w:val="0"/>
              <w:marRight w:val="0"/>
              <w:marTop w:val="0"/>
              <w:marBottom w:val="0"/>
              <w:divBdr>
                <w:top w:val="none" w:sz="0" w:space="0" w:color="auto"/>
                <w:left w:val="none" w:sz="0" w:space="0" w:color="auto"/>
                <w:bottom w:val="none" w:sz="0" w:space="0" w:color="auto"/>
                <w:right w:val="none" w:sz="0" w:space="0" w:color="auto"/>
              </w:divBdr>
            </w:div>
            <w:div w:id="1790858171">
              <w:marLeft w:val="0"/>
              <w:marRight w:val="0"/>
              <w:marTop w:val="0"/>
              <w:marBottom w:val="0"/>
              <w:divBdr>
                <w:top w:val="none" w:sz="0" w:space="0" w:color="auto"/>
                <w:left w:val="none" w:sz="0" w:space="0" w:color="auto"/>
                <w:bottom w:val="none" w:sz="0" w:space="0" w:color="auto"/>
                <w:right w:val="none" w:sz="0" w:space="0" w:color="auto"/>
              </w:divBdr>
            </w:div>
            <w:div w:id="1614288275">
              <w:marLeft w:val="0"/>
              <w:marRight w:val="0"/>
              <w:marTop w:val="0"/>
              <w:marBottom w:val="0"/>
              <w:divBdr>
                <w:top w:val="none" w:sz="0" w:space="0" w:color="auto"/>
                <w:left w:val="none" w:sz="0" w:space="0" w:color="auto"/>
                <w:bottom w:val="none" w:sz="0" w:space="0" w:color="auto"/>
                <w:right w:val="none" w:sz="0" w:space="0" w:color="auto"/>
              </w:divBdr>
            </w:div>
            <w:div w:id="954873148">
              <w:marLeft w:val="0"/>
              <w:marRight w:val="0"/>
              <w:marTop w:val="0"/>
              <w:marBottom w:val="0"/>
              <w:divBdr>
                <w:top w:val="none" w:sz="0" w:space="0" w:color="auto"/>
                <w:left w:val="none" w:sz="0" w:space="0" w:color="auto"/>
                <w:bottom w:val="none" w:sz="0" w:space="0" w:color="auto"/>
                <w:right w:val="none" w:sz="0" w:space="0" w:color="auto"/>
              </w:divBdr>
            </w:div>
            <w:div w:id="1192499995">
              <w:marLeft w:val="0"/>
              <w:marRight w:val="0"/>
              <w:marTop w:val="0"/>
              <w:marBottom w:val="0"/>
              <w:divBdr>
                <w:top w:val="none" w:sz="0" w:space="0" w:color="auto"/>
                <w:left w:val="none" w:sz="0" w:space="0" w:color="auto"/>
                <w:bottom w:val="none" w:sz="0" w:space="0" w:color="auto"/>
                <w:right w:val="none" w:sz="0" w:space="0" w:color="auto"/>
              </w:divBdr>
            </w:div>
            <w:div w:id="1800566996">
              <w:marLeft w:val="0"/>
              <w:marRight w:val="0"/>
              <w:marTop w:val="0"/>
              <w:marBottom w:val="0"/>
              <w:divBdr>
                <w:top w:val="none" w:sz="0" w:space="0" w:color="auto"/>
                <w:left w:val="none" w:sz="0" w:space="0" w:color="auto"/>
                <w:bottom w:val="none" w:sz="0" w:space="0" w:color="auto"/>
                <w:right w:val="none" w:sz="0" w:space="0" w:color="auto"/>
              </w:divBdr>
            </w:div>
            <w:div w:id="406927488">
              <w:marLeft w:val="0"/>
              <w:marRight w:val="0"/>
              <w:marTop w:val="0"/>
              <w:marBottom w:val="0"/>
              <w:divBdr>
                <w:top w:val="none" w:sz="0" w:space="0" w:color="auto"/>
                <w:left w:val="none" w:sz="0" w:space="0" w:color="auto"/>
                <w:bottom w:val="none" w:sz="0" w:space="0" w:color="auto"/>
                <w:right w:val="none" w:sz="0" w:space="0" w:color="auto"/>
              </w:divBdr>
            </w:div>
            <w:div w:id="639769729">
              <w:marLeft w:val="0"/>
              <w:marRight w:val="0"/>
              <w:marTop w:val="0"/>
              <w:marBottom w:val="0"/>
              <w:divBdr>
                <w:top w:val="none" w:sz="0" w:space="0" w:color="auto"/>
                <w:left w:val="none" w:sz="0" w:space="0" w:color="auto"/>
                <w:bottom w:val="none" w:sz="0" w:space="0" w:color="auto"/>
                <w:right w:val="none" w:sz="0" w:space="0" w:color="auto"/>
              </w:divBdr>
            </w:div>
            <w:div w:id="98988766">
              <w:marLeft w:val="0"/>
              <w:marRight w:val="0"/>
              <w:marTop w:val="0"/>
              <w:marBottom w:val="0"/>
              <w:divBdr>
                <w:top w:val="none" w:sz="0" w:space="0" w:color="auto"/>
                <w:left w:val="none" w:sz="0" w:space="0" w:color="auto"/>
                <w:bottom w:val="none" w:sz="0" w:space="0" w:color="auto"/>
                <w:right w:val="none" w:sz="0" w:space="0" w:color="auto"/>
              </w:divBdr>
            </w:div>
            <w:div w:id="1243442629">
              <w:marLeft w:val="0"/>
              <w:marRight w:val="0"/>
              <w:marTop w:val="0"/>
              <w:marBottom w:val="0"/>
              <w:divBdr>
                <w:top w:val="none" w:sz="0" w:space="0" w:color="auto"/>
                <w:left w:val="none" w:sz="0" w:space="0" w:color="auto"/>
                <w:bottom w:val="none" w:sz="0" w:space="0" w:color="auto"/>
                <w:right w:val="none" w:sz="0" w:space="0" w:color="auto"/>
              </w:divBdr>
            </w:div>
            <w:div w:id="14138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3535">
      <w:bodyDiv w:val="1"/>
      <w:marLeft w:val="0"/>
      <w:marRight w:val="0"/>
      <w:marTop w:val="0"/>
      <w:marBottom w:val="0"/>
      <w:divBdr>
        <w:top w:val="none" w:sz="0" w:space="0" w:color="auto"/>
        <w:left w:val="none" w:sz="0" w:space="0" w:color="auto"/>
        <w:bottom w:val="none" w:sz="0" w:space="0" w:color="auto"/>
        <w:right w:val="none" w:sz="0" w:space="0" w:color="auto"/>
      </w:divBdr>
      <w:divsChild>
        <w:div w:id="216864100">
          <w:marLeft w:val="360"/>
          <w:marRight w:val="0"/>
          <w:marTop w:val="200"/>
          <w:marBottom w:val="0"/>
          <w:divBdr>
            <w:top w:val="none" w:sz="0" w:space="0" w:color="auto"/>
            <w:left w:val="none" w:sz="0" w:space="0" w:color="auto"/>
            <w:bottom w:val="none" w:sz="0" w:space="0" w:color="auto"/>
            <w:right w:val="none" w:sz="0" w:space="0" w:color="auto"/>
          </w:divBdr>
        </w:div>
        <w:div w:id="424349971">
          <w:marLeft w:val="360"/>
          <w:marRight w:val="0"/>
          <w:marTop w:val="200"/>
          <w:marBottom w:val="0"/>
          <w:divBdr>
            <w:top w:val="none" w:sz="0" w:space="0" w:color="auto"/>
            <w:left w:val="none" w:sz="0" w:space="0" w:color="auto"/>
            <w:bottom w:val="none" w:sz="0" w:space="0" w:color="auto"/>
            <w:right w:val="none" w:sz="0" w:space="0" w:color="auto"/>
          </w:divBdr>
        </w:div>
        <w:div w:id="614210688">
          <w:marLeft w:val="360"/>
          <w:marRight w:val="0"/>
          <w:marTop w:val="200"/>
          <w:marBottom w:val="0"/>
          <w:divBdr>
            <w:top w:val="none" w:sz="0" w:space="0" w:color="auto"/>
            <w:left w:val="none" w:sz="0" w:space="0" w:color="auto"/>
            <w:bottom w:val="none" w:sz="0" w:space="0" w:color="auto"/>
            <w:right w:val="none" w:sz="0" w:space="0" w:color="auto"/>
          </w:divBdr>
        </w:div>
        <w:div w:id="1053457361">
          <w:marLeft w:val="360"/>
          <w:marRight w:val="0"/>
          <w:marTop w:val="200"/>
          <w:marBottom w:val="0"/>
          <w:divBdr>
            <w:top w:val="none" w:sz="0" w:space="0" w:color="auto"/>
            <w:left w:val="none" w:sz="0" w:space="0" w:color="auto"/>
            <w:bottom w:val="none" w:sz="0" w:space="0" w:color="auto"/>
            <w:right w:val="none" w:sz="0" w:space="0" w:color="auto"/>
          </w:divBdr>
        </w:div>
        <w:div w:id="54739298">
          <w:marLeft w:val="360"/>
          <w:marRight w:val="0"/>
          <w:marTop w:val="200"/>
          <w:marBottom w:val="0"/>
          <w:divBdr>
            <w:top w:val="none" w:sz="0" w:space="0" w:color="auto"/>
            <w:left w:val="none" w:sz="0" w:space="0" w:color="auto"/>
            <w:bottom w:val="none" w:sz="0" w:space="0" w:color="auto"/>
            <w:right w:val="none" w:sz="0" w:space="0" w:color="auto"/>
          </w:divBdr>
        </w:div>
      </w:divsChild>
    </w:div>
    <w:div w:id="1945336788">
      <w:bodyDiv w:val="1"/>
      <w:marLeft w:val="0"/>
      <w:marRight w:val="0"/>
      <w:marTop w:val="0"/>
      <w:marBottom w:val="0"/>
      <w:divBdr>
        <w:top w:val="none" w:sz="0" w:space="0" w:color="auto"/>
        <w:left w:val="none" w:sz="0" w:space="0" w:color="auto"/>
        <w:bottom w:val="none" w:sz="0" w:space="0" w:color="auto"/>
        <w:right w:val="none" w:sz="0" w:space="0" w:color="auto"/>
      </w:divBdr>
      <w:divsChild>
        <w:div w:id="1754814327">
          <w:marLeft w:val="360"/>
          <w:marRight w:val="0"/>
          <w:marTop w:val="200"/>
          <w:marBottom w:val="0"/>
          <w:divBdr>
            <w:top w:val="none" w:sz="0" w:space="0" w:color="auto"/>
            <w:left w:val="none" w:sz="0" w:space="0" w:color="auto"/>
            <w:bottom w:val="none" w:sz="0" w:space="0" w:color="auto"/>
            <w:right w:val="none" w:sz="0" w:space="0" w:color="auto"/>
          </w:divBdr>
        </w:div>
        <w:div w:id="204562288">
          <w:marLeft w:val="360"/>
          <w:marRight w:val="0"/>
          <w:marTop w:val="200"/>
          <w:marBottom w:val="0"/>
          <w:divBdr>
            <w:top w:val="none" w:sz="0" w:space="0" w:color="auto"/>
            <w:left w:val="none" w:sz="0" w:space="0" w:color="auto"/>
            <w:bottom w:val="none" w:sz="0" w:space="0" w:color="auto"/>
            <w:right w:val="none" w:sz="0" w:space="0" w:color="auto"/>
          </w:divBdr>
        </w:div>
        <w:div w:id="679701385">
          <w:marLeft w:val="360"/>
          <w:marRight w:val="0"/>
          <w:marTop w:val="200"/>
          <w:marBottom w:val="0"/>
          <w:divBdr>
            <w:top w:val="none" w:sz="0" w:space="0" w:color="auto"/>
            <w:left w:val="none" w:sz="0" w:space="0" w:color="auto"/>
            <w:bottom w:val="none" w:sz="0" w:space="0" w:color="auto"/>
            <w:right w:val="none" w:sz="0" w:space="0" w:color="auto"/>
          </w:divBdr>
        </w:div>
        <w:div w:id="184362254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tifactory.wdc.com/artifactory/xplorer-tool-global/integration/bronze/2.9.5_b43/" TargetMode="External"/><Relationship Id="rId7" Type="http://schemas.openxmlformats.org/officeDocument/2006/relationships/endnotes" Target="endnotes.xml"/><Relationship Id="rId12" Type="http://schemas.openxmlformats.org/officeDocument/2006/relationships/package" Target="embeddings/Microsoft_Word_Document1.docx"/><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package" Target="embeddings/Microsoft_Word_Document.docx"/><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Word_Document2.docx"/><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3F681-F5E3-489D-B1F7-E7D75D29A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2354</TotalTime>
  <Pages>18</Pages>
  <Words>3181</Words>
  <Characters>18138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Kang</dc:creator>
  <cp:keywords/>
  <dc:description/>
  <cp:lastModifiedBy>John Kang</cp:lastModifiedBy>
  <cp:revision>33</cp:revision>
  <dcterms:created xsi:type="dcterms:W3CDTF">2019-07-25T02:28:00Z</dcterms:created>
  <dcterms:modified xsi:type="dcterms:W3CDTF">2019-08-08T22:53:00Z</dcterms:modified>
</cp:coreProperties>
</file>